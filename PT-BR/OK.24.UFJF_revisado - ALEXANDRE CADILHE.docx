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D437C" w:rsidRDefault="00AD702E" w14:paraId="69021C64" w14:textId="77777777">
      <w:pPr>
        <w:spacing w:before="240" w:after="240"/>
        <w:rPr>
          <w:color w:val="351C75"/>
        </w:rPr>
      </w:pPr>
      <w:r>
        <w:rPr>
          <w:color w:val="351C75"/>
        </w:rPr>
        <w:t>Universidade Federal de Juiz de Fora (UFJF)</w:t>
      </w:r>
    </w:p>
    <w:p w:rsidR="008D437C" w:rsidRDefault="005A2F87" w14:paraId="69021C65" w14:textId="77777777">
      <w:pPr>
        <w:rPr>
          <w:color w:val="351C75"/>
        </w:rPr>
      </w:pPr>
      <w:r>
        <w:rPr>
          <w:noProof/>
        </w:rPr>
      </w:r>
      <w:r>
        <w:pict w14:anchorId="36E47AE5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RDefault="00AD702E" w14:paraId="69021C66" w14:textId="77777777">
      <w:pPr>
        <w:pStyle w:val="Ttulo2"/>
        <w:keepNext w:val="0"/>
        <w:keepLines w:val="0"/>
        <w:rPr>
          <w:color w:val="351C75"/>
          <w:sz w:val="34"/>
          <w:szCs w:val="34"/>
        </w:rPr>
      </w:pPr>
      <w:bookmarkStart w:name="_etgonrflboen" w:colFirst="0" w:colLast="0" w:id="0"/>
      <w:bookmarkEnd w:id="0"/>
      <w:r>
        <w:rPr>
          <w:color w:val="351C75"/>
          <w:sz w:val="34"/>
          <w:szCs w:val="34"/>
        </w:rPr>
        <w:t>Sobre a Universidade</w:t>
      </w:r>
    </w:p>
    <w:p w:rsidR="008D437C" w:rsidRDefault="00AD702E" w14:paraId="69021C67" w14:textId="77777777">
      <w:pPr>
        <w:numPr>
          <w:ilvl w:val="0"/>
          <w:numId w:val="5"/>
        </w:numPr>
        <w:spacing w:before="240"/>
      </w:pPr>
      <w:r>
        <w:rPr>
          <w:b/>
          <w:bCs/>
          <w:color w:val="351C75"/>
        </w:rPr>
        <w:t>Histórico e Legado</w:t>
      </w:r>
      <w:r>
        <w:rPr>
          <w:b/>
          <w:bCs/>
        </w:rPr>
        <w:br/>
      </w:r>
    </w:p>
    <w:p w:rsidR="008D437C" w:rsidRDefault="00AD702E" w14:paraId="69021C68" w14:textId="77777777">
      <w:pPr>
        <w:numPr>
          <w:ilvl w:val="1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Ano de Fundação:</w:t>
      </w:r>
      <w:r>
        <w:rPr>
          <w:color w:val="351C75"/>
        </w:rPr>
        <w:t xml:space="preserve"> A Universidade Federal de Juiz de Fora (UFJF) foi fundada em </w:t>
      </w:r>
      <w:r>
        <w:rPr>
          <w:b/>
          <w:bCs/>
          <w:color w:val="351C75"/>
        </w:rPr>
        <w:t>23 de dezembro de 1960</w:t>
      </w:r>
      <w:r>
        <w:rPr>
          <w:color w:val="351C75"/>
        </w:rPr>
        <w:t>, por ato do então presidente Juscelino Kubitschek.</w:t>
      </w:r>
    </w:p>
    <w:p w:rsidR="008D437C" w:rsidRDefault="008D437C" w14:paraId="69021C69" w14:textId="77777777">
      <w:pPr>
        <w:ind w:left="1440"/>
        <w:jc w:val="both"/>
        <w:rPr>
          <w:color w:val="351C75"/>
        </w:rPr>
      </w:pPr>
    </w:p>
    <w:p w:rsidR="008D437C" w:rsidRDefault="00AD702E" w14:paraId="69021C6A" w14:textId="77777777">
      <w:pPr>
        <w:numPr>
          <w:ilvl w:val="1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Visão Geral:</w:t>
      </w:r>
      <w:r>
        <w:rPr>
          <w:color w:val="351C75"/>
        </w:rPr>
        <w:t xml:space="preserve"> A UFJF é uma instituição pública de ensino superior localizada em Juiz de Fora, Minas Gerais. Reconhecida por sua excelência acadêmica, a universidade desempenha um papel fundamental no desenvolvimento educacional, científico e cultural da região da Zona da Mata Mineira. Com uma trajetória de mais de seis décadas, a UFJF consolidou-se como um centro de referência em ensino, pesquisa e extensão no Brasil, contribuindo para o avanço do conhecimento e a formação de profissionais qualificados. Segunda universidade federal do interior do país a ser criada, a instituição se formou a partir da agregação de estabelecimentos de Ensino Superior de Juiz de Fora, reconhecidos e federalizados.</w:t>
      </w:r>
    </w:p>
    <w:p w:rsidR="008D437C" w:rsidRDefault="008D437C" w14:paraId="69021C6B" w14:textId="77777777">
      <w:pPr>
        <w:ind w:left="1440"/>
        <w:jc w:val="both"/>
      </w:pPr>
    </w:p>
    <w:p w:rsidR="008D437C" w:rsidRDefault="00AD702E" w14:paraId="69021C6C" w14:textId="77777777">
      <w:pPr>
        <w:numPr>
          <w:ilvl w:val="0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Destaques Acadêmicos e Reconhecimentos</w:t>
      </w:r>
      <w:r>
        <w:rPr>
          <w:b/>
          <w:bCs/>
          <w:color w:val="351C75"/>
        </w:rPr>
        <w:br/>
      </w:r>
    </w:p>
    <w:p w:rsidR="008D437C" w:rsidRDefault="00AD702E" w14:paraId="69021C6D" w14:textId="77777777">
      <w:pPr>
        <w:numPr>
          <w:ilvl w:val="1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Nossos Pilares de Excelência</w:t>
      </w:r>
    </w:p>
    <w:p w:rsidR="008D437C" w:rsidRDefault="008D437C" w14:paraId="69021C6E" w14:textId="77777777">
      <w:pPr>
        <w:ind w:left="1440"/>
        <w:jc w:val="both"/>
        <w:rPr>
          <w:b/>
          <w:bCs/>
          <w:color w:val="351C75"/>
        </w:rPr>
      </w:pPr>
    </w:p>
    <w:p w:rsidR="008D437C" w:rsidRDefault="00AD702E" w14:paraId="69021C6F" w14:textId="77777777">
      <w:pPr>
        <w:numPr>
          <w:ilvl w:val="2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Liderança e Inovação:</w:t>
      </w:r>
      <w:r>
        <w:rPr>
          <w:color w:val="351C75"/>
        </w:rPr>
        <w:t xml:space="preserve"> A UFJF destaca-se em diversas áreas do conhecimento, incluindo ciências exatas, humanas e biológicas. A universidade investe continuamente em pesquisa de ponta e no desenvolvimento de projetos inovadores que contribuem significativamente para o avanço científico e tecnológico. A UFJF busca soluções para desafios reais, com foco em sustentabilidade e tecnologias educacionais.</w:t>
      </w:r>
    </w:p>
    <w:p w:rsidR="008D437C" w:rsidRDefault="008D437C" w14:paraId="69021C70" w14:textId="77777777">
      <w:pPr>
        <w:ind w:left="2160"/>
        <w:jc w:val="both"/>
      </w:pPr>
    </w:p>
    <w:p w:rsidR="008D437C" w:rsidRDefault="00AD702E" w14:paraId="69021C71" w14:textId="5E3F8F51">
      <w:pPr>
        <w:numPr>
          <w:ilvl w:val="2"/>
          <w:numId w:val="5"/>
        </w:numPr>
        <w:jc w:val="both"/>
      </w:pPr>
      <w:r>
        <w:rPr>
          <w:b/>
          <w:bCs/>
          <w:color w:val="351C75"/>
        </w:rPr>
        <w:t>Reconhecimento Global:</w:t>
      </w:r>
      <w:r w:rsidRPr="0071370E" w:rsidR="009A4D63">
        <w:rPr>
          <w:color w:val="351C75"/>
        </w:rPr>
        <w:t xml:space="preserve">A Universidade Federal de Juiz de Fora apresenta desempenho consistente nos principais rankings internacionais. No Center for </w:t>
      </w:r>
      <w:r w:rsidRPr="0071370E" w:rsidR="009A4D63">
        <w:rPr>
          <w:i/>
          <w:iCs/>
          <w:color w:val="351C75"/>
        </w:rPr>
        <w:t>World University Rankings</w:t>
      </w:r>
      <w:r w:rsidRPr="0071370E" w:rsidR="009A4D63">
        <w:rPr>
          <w:color w:val="351C75"/>
        </w:rPr>
        <w:t xml:space="preserve">, situa-se entre as cerca de 1.100 melhores universidades do mundo, refletindo a solidez de sua produção científica. No </w:t>
      </w:r>
      <w:r w:rsidRPr="0071370E" w:rsidR="009A4D63">
        <w:rPr>
          <w:i/>
          <w:iCs/>
          <w:color w:val="351C75"/>
        </w:rPr>
        <w:t>QS World University Rankings</w:t>
      </w:r>
      <w:r w:rsidRPr="0071370E" w:rsidR="009A4D63">
        <w:rPr>
          <w:color w:val="351C75"/>
        </w:rPr>
        <w:t xml:space="preserve">, integra o grupo das 1.400 melhores instituições globais, enquanto no </w:t>
      </w:r>
      <w:r w:rsidRPr="0071370E" w:rsidR="009A4D63">
        <w:rPr>
          <w:i/>
          <w:iCs/>
          <w:color w:val="351C75"/>
        </w:rPr>
        <w:t>Times Higher Education</w:t>
      </w:r>
      <w:r w:rsidRPr="0071370E" w:rsidR="009A4D63">
        <w:rPr>
          <w:color w:val="351C75"/>
        </w:rPr>
        <w:t xml:space="preserve"> vem apresentando trajetória ascendente, alcançando recentemente posições próximas ao top 50 da América Latina. No contexto nacional, posiciona-se entre as melhores universidades do país e, em Minas Gerais, destaca-se entre as instituições de maior relevância acadêmica, figurando entre as três primeiras colocadas. Em conjunto, esses resultados evidenciam uma universidade em consolidação internacional, com forte base acadêmica e crescente inserção global</w:t>
      </w:r>
      <w:r w:rsidRPr="009A4D63" w:rsidR="009A4D63">
        <w:rPr>
          <w:b/>
          <w:bCs/>
          <w:color w:val="351C75"/>
        </w:rPr>
        <w:t>.</w:t>
      </w:r>
      <w:r>
        <w:rPr>
          <w:color w:val="351C75"/>
        </w:rPr>
        <w:t>.</w:t>
      </w:r>
    </w:p>
    <w:p w:rsidR="008D437C" w:rsidRDefault="008D437C" w14:paraId="69021C72" w14:textId="77777777">
      <w:pPr>
        <w:ind w:left="2160"/>
        <w:jc w:val="both"/>
      </w:pPr>
    </w:p>
    <w:p w:rsidR="008D437C" w:rsidRDefault="00AD702E" w14:paraId="69021C73" w14:textId="77777777">
      <w:pPr>
        <w:numPr>
          <w:ilvl w:val="2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t>Missão e Impacto Social:</w:t>
      </w:r>
      <w:r>
        <w:rPr>
          <w:color w:val="351C75"/>
        </w:rPr>
        <w:t xml:space="preserve"> A missão da UFJF é formar profissionais de excelência acadêmica e profissional, cidadãos ética e politicamente comprometidos com uma sociedade mais justa e igualitária. A universidade busca contribuir para o desenvolvimento sustentável e enfrentar os desafios contemporâneos por meio de suas atividades de ensino, pesquisa e extensão. </w:t>
      </w:r>
    </w:p>
    <w:p w:rsidR="008D437C" w:rsidRDefault="008D437C" w14:paraId="69021C74" w14:textId="77777777">
      <w:pPr>
        <w:ind w:left="2160"/>
        <w:jc w:val="both"/>
        <w:rPr>
          <w:rFonts w:ascii="Roboto" w:hAnsi="Roboto" w:eastAsia="Roboto" w:cs="Roboto"/>
          <w:color w:val="373737"/>
          <w:sz w:val="22"/>
          <w:szCs w:val="22"/>
          <w:highlight w:val="white"/>
        </w:rPr>
      </w:pPr>
    </w:p>
    <w:p w:rsidR="008D437C" w:rsidRDefault="00AD702E" w14:paraId="69021C75" w14:textId="6E65FF15">
      <w:pPr>
        <w:numPr>
          <w:ilvl w:val="2"/>
          <w:numId w:val="5"/>
        </w:numPr>
        <w:jc w:val="both"/>
        <w:rPr>
          <w:color w:val="351C75"/>
        </w:rPr>
      </w:pPr>
      <w:r>
        <w:rPr>
          <w:b/>
          <w:bCs/>
          <w:color w:val="351C75"/>
        </w:rPr>
        <w:lastRenderedPageBreak/>
        <w:t>Experiência Estudantil Enriquecedora:</w:t>
      </w:r>
      <w:r>
        <w:rPr>
          <w:color w:val="351C75"/>
        </w:rPr>
        <w:t xml:space="preserve"> A UFJF promove uma experiência acadêmica enriquecedora, oferecendo uma variedade de atividades extracurriculares que incentivam a diversidade cultural e a integração dos estudantes. Com raras exceções, os principais espaços culturais de Juiz de Fora estão vinculados hoje à UFJF. Cine-Theatro Central, Museu de Arte Murilo Mendes (MAMM), Centro Cultural Pró-Música, Fórum da Cultura, Casa de Cultura</w:t>
      </w:r>
      <w:r w:rsidR="00A571A1">
        <w:rPr>
          <w:color w:val="351C75"/>
        </w:rPr>
        <w:t>, Memorial da República Itamar Franco, Jardim Botânico</w:t>
      </w:r>
      <w:r>
        <w:rPr>
          <w:color w:val="351C75"/>
        </w:rPr>
        <w:t xml:space="preserve"> e o próprio espaço do campus integram este patrimônio. A Universidade é ainda protagonista em ações de incentivo a iniciativas de universalização do acesso aos meios de criação, difusão e fruição de bens culturais.</w:t>
      </w:r>
    </w:p>
    <w:p w:rsidR="008D437C" w:rsidRDefault="008D437C" w14:paraId="69021C76" w14:textId="77777777"/>
    <w:p w:rsidR="008D437C" w:rsidRDefault="00AD702E" w14:paraId="69021C77" w14:textId="77777777">
      <w:pPr>
        <w:pStyle w:val="Ttulo2"/>
        <w:keepNext w:val="0"/>
        <w:keepLines w:val="0"/>
        <w:rPr>
          <w:color w:val="351C75"/>
          <w:sz w:val="34"/>
          <w:szCs w:val="34"/>
        </w:rPr>
      </w:pPr>
      <w:bookmarkStart w:name="_o92hofuou27e" w:colFirst="0" w:colLast="0" w:id="1"/>
      <w:bookmarkEnd w:id="1"/>
      <w:r>
        <w:rPr>
          <w:color w:val="351C75"/>
          <w:sz w:val="34"/>
          <w:szCs w:val="34"/>
        </w:rPr>
        <w:t>Informações Essenciais e Contato</w:t>
      </w:r>
    </w:p>
    <w:p w:rsidR="008D437C" w:rsidRDefault="00AD702E" w14:paraId="69021C78" w14:textId="77777777">
      <w:pPr>
        <w:numPr>
          <w:ilvl w:val="0"/>
          <w:numId w:val="3"/>
        </w:numPr>
        <w:spacing w:before="240"/>
        <w:rPr>
          <w:color w:val="351C75"/>
        </w:rPr>
      </w:pPr>
      <w:r>
        <w:rPr>
          <w:b/>
          <w:bCs/>
          <w:color w:val="351C75"/>
        </w:rPr>
        <w:t>Sigla:</w:t>
      </w:r>
      <w:r>
        <w:rPr>
          <w:color w:val="351C75"/>
        </w:rPr>
        <w:t xml:space="preserve"> UFJF</w:t>
      </w:r>
    </w:p>
    <w:p w:rsidR="008D437C" w:rsidRDefault="00AD702E" w14:paraId="69021C79" w14:textId="77777777">
      <w:pPr>
        <w:numPr>
          <w:ilvl w:val="0"/>
          <w:numId w:val="3"/>
        </w:numPr>
        <w:rPr>
          <w:color w:val="351C75"/>
        </w:rPr>
      </w:pPr>
      <w:r>
        <w:rPr>
          <w:b/>
          <w:bCs/>
          <w:color w:val="351C75"/>
        </w:rPr>
        <w:t>Nome Completo:</w:t>
      </w:r>
      <w:r>
        <w:rPr>
          <w:color w:val="351C75"/>
        </w:rPr>
        <w:t xml:space="preserve"> Universidade Federal de Juiz de Fora</w:t>
      </w:r>
    </w:p>
    <w:p w:rsidR="008D437C" w:rsidRDefault="00AD702E" w14:paraId="69021C7A" w14:textId="77777777">
      <w:pPr>
        <w:numPr>
          <w:ilvl w:val="0"/>
          <w:numId w:val="3"/>
        </w:numPr>
        <w:rPr>
          <w:color w:val="351C75"/>
        </w:rPr>
      </w:pPr>
      <w:r>
        <w:rPr>
          <w:b/>
          <w:bCs/>
          <w:color w:val="351C75"/>
        </w:rPr>
        <w:t>Cidade da Sede:</w:t>
      </w:r>
      <w:r>
        <w:rPr>
          <w:color w:val="351C75"/>
        </w:rPr>
        <w:t xml:space="preserve"> Juiz de Fora</w:t>
      </w:r>
    </w:p>
    <w:p w:rsidR="008D437C" w:rsidRDefault="00AD702E" w14:paraId="69021C7B" w14:textId="77777777">
      <w:pPr>
        <w:numPr>
          <w:ilvl w:val="0"/>
          <w:numId w:val="3"/>
        </w:numPr>
        <w:rPr>
          <w:color w:val="351C75"/>
        </w:rPr>
      </w:pPr>
      <w:r>
        <w:rPr>
          <w:b/>
          <w:bCs/>
          <w:color w:val="351C75"/>
        </w:rPr>
        <w:t>Estado:</w:t>
      </w:r>
      <w:r>
        <w:rPr>
          <w:color w:val="351C75"/>
        </w:rPr>
        <w:t xml:space="preserve"> Minas Gerais</w:t>
      </w:r>
    </w:p>
    <w:p w:rsidR="008D437C" w:rsidP="22F3DE31" w:rsidRDefault="00AD702E" w14:paraId="69021C7C" w14:textId="77777777">
      <w:pPr>
        <w:numPr>
          <w:ilvl w:val="0"/>
          <w:numId w:val="3"/>
        </w:numPr>
        <w:rPr>
          <w:color w:val="351C75"/>
          <w:highlight w:val="yellow"/>
          <w:rPrChange w:author="Brunna Sarasá Iwamura" w:date="2026-08-10T22:03:32.866Z" w:id="642922480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3:32.865Z" w16du:dateUtc="2026-08-10T22:03:32.865Z" w:id="859153141">
            <w:rPr>
              <w:b w:val="1"/>
              <w:bCs w:val="1"/>
              <w:color w:val="351C75"/>
            </w:rPr>
          </w:rPrChange>
        </w:rPr>
        <w:t>Endereço da Sede:</w:t>
      </w:r>
      <w:r w:rsidRPr="22F3DE31" w:rsidR="12A858D9">
        <w:rPr>
          <w:color w:val="351C75"/>
          <w:highlight w:val="yellow"/>
          <w:rPrChange w:author="Brunna Sarasá Iwamura" w:date="2026-08-10T22:03:32.866Z" w16du:dateUtc="2026-08-10T22:03:32.866Z" w:id="505922975">
            <w:rPr>
              <w:color w:val="351C75"/>
            </w:rPr>
          </w:rPrChange>
        </w:rPr>
        <w:t xml:space="preserve"> Rua José Lourenço </w:t>
      </w:r>
      <w:r w:rsidRPr="22F3DE31" w:rsidR="12A858D9">
        <w:rPr>
          <w:color w:val="351C75"/>
          <w:highlight w:val="yellow"/>
          <w:rPrChange w:author="Brunna Sarasá Iwamura" w:date="2026-08-10T22:03:32.866Z" w16du:dateUtc="2026-08-10T22:03:32.866Z" w:id="479093267">
            <w:rPr>
              <w:color w:val="351C75"/>
            </w:rPr>
          </w:rPrChange>
        </w:rPr>
        <w:t>Kelmer</w:t>
      </w:r>
      <w:r w:rsidRPr="22F3DE31" w:rsidR="12A858D9">
        <w:rPr>
          <w:color w:val="351C75"/>
          <w:highlight w:val="yellow"/>
          <w:rPrChange w:author="Brunna Sarasá Iwamura" w:date="2026-08-10T22:03:32.866Z" w16du:dateUtc="2026-08-10T22:03:32.866Z" w:id="1790864070">
            <w:rPr>
              <w:color w:val="351C75"/>
            </w:rPr>
          </w:rPrChange>
        </w:rPr>
        <w:t>, s/n – Campus Universitário, Bairro São Pedro, Juiz de Fora – MG, CEP: 36036-900.</w:t>
      </w:r>
    </w:p>
    <w:p w:rsidR="008D437C" w:rsidP="22F3DE31" w:rsidRDefault="00AD702E" w14:paraId="69021C7D" w14:textId="77777777">
      <w:pPr>
        <w:numPr>
          <w:ilvl w:val="0"/>
          <w:numId w:val="3"/>
        </w:numPr>
        <w:rPr>
          <w:color w:val="351C75"/>
          <w:highlight w:val="yellow"/>
          <w:rPrChange w:author="Brunna Sarasá Iwamura" w:date="2026-08-10T22:03:32.869Z" w:id="1215700257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3:32.867Z" w16du:dateUtc="2026-08-10T22:03:32.867Z" w:id="1153071435">
            <w:rPr>
              <w:b w:val="1"/>
              <w:bCs w:val="1"/>
              <w:color w:val="351C75"/>
            </w:rPr>
          </w:rPrChange>
        </w:rPr>
        <w:t>Site Oficial:</w:t>
      </w:r>
      <w:hyperlink r:id="Rf893889596a14472">
        <w:r w:rsidRPr="22F3DE31" w:rsidR="12A858D9">
          <w:rPr>
            <w:color w:val="351C75"/>
            <w:highlight w:val="yellow"/>
            <w:rPrChange w:author="Brunna Sarasá Iwamura" w:date="2026-08-10T22:03:32.868Z" w16du:dateUtc="2026-08-10T22:03:32.868Z" w:id="1437783079">
              <w:rPr>
                <w:color w:val="351C75"/>
              </w:rPr>
            </w:rPrChange>
          </w:rPr>
          <w:t xml:space="preserve"> </w:t>
        </w:r>
      </w:hyperlink>
      <w:hyperlink r:id="Rf1fb4626293f4f4a">
        <w:r w:rsidRPr="22F3DE31" w:rsidR="12A858D9">
          <w:rPr>
            <w:color w:val="351C75"/>
            <w:highlight w:val="yellow"/>
            <w:u w:val="single"/>
            <w:rPrChange w:author="Brunna Sarasá Iwamura" w:date="2026-08-10T22:03:32.868Z" w16du:dateUtc="2026-08-10T22:03:32.868Z" w:id="416156857">
              <w:rPr>
                <w:color w:val="351C75"/>
                <w:u w:val="single"/>
              </w:rPr>
            </w:rPrChange>
          </w:rPr>
          <w:t>www.ufjf.br</w:t>
        </w:r>
      </w:hyperlink>
      <w:r w:rsidRPr="22F3DE31" w:rsidR="12A858D9">
        <w:rPr>
          <w:color w:val="351C75"/>
        </w:rPr>
        <w:t xml:space="preserve"> </w:t>
      </w:r>
    </w:p>
    <w:p w:rsidRPr="00EF795E" w:rsidR="008D437C" w:rsidP="22F3DE31" w:rsidRDefault="00AD702E" w14:paraId="69021C7F" w14:textId="6DEA0293">
      <w:pPr>
        <w:numPr>
          <w:ilvl w:val="0"/>
          <w:numId w:val="3"/>
        </w:numPr>
        <w:rPr>
          <w:color w:val="351C75"/>
          <w:highlight w:val="yellow"/>
          <w:rPrChange w:author="Brunna Sarasá Iwamura" w:date="2026-08-10T22:04:46.488Z" w:id="640017315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4:46.485Z" w16du:dateUtc="2026-08-10T22:04:46.485Z" w:id="155649065">
            <w:rPr>
              <w:b w:val="1"/>
              <w:bCs w:val="1"/>
              <w:color w:val="351C75"/>
            </w:rPr>
          </w:rPrChange>
        </w:rPr>
        <w:t>E-mail Oficial (</w:t>
      </w:r>
      <w:r w:rsidRPr="22F3DE31" w:rsidR="16C2A913">
        <w:rPr>
          <w:b w:val="1"/>
          <w:bCs w:val="1"/>
          <w:color w:val="351C75"/>
          <w:highlight w:val="yellow"/>
          <w:rPrChange w:author="Brunna Sarasá Iwamura" w:date="2026-08-10T22:04:46.485Z" w16du:dateUtc="2026-08-10T22:04:46.485Z" w:id="438616673">
            <w:rPr>
              <w:b w:val="1"/>
              <w:bCs w:val="1"/>
              <w:color w:val="351C75"/>
            </w:rPr>
          </w:rPrChange>
        </w:rPr>
        <w:t>Diretoria de Relações Internacionais</w:t>
      </w: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4:46.485Z" w16du:dateUtc="2026-08-10T22:04:46.485Z" w:id="795221550">
            <w:rPr>
              <w:b w:val="1"/>
              <w:bCs w:val="1"/>
              <w:color w:val="351C75"/>
            </w:rPr>
          </w:rPrChange>
        </w:rPr>
        <w:t>):</w:t>
      </w:r>
      <w:r w:rsidRPr="22F3DE31" w:rsidR="12A858D9">
        <w:rPr>
          <w:color w:val="351C75"/>
          <w:highlight w:val="yellow"/>
          <w:rPrChange w:author="Brunna Sarasá Iwamura" w:date="2026-08-10T22:04:46.486Z" w16du:dateUtc="2026-08-10T22:04:46.486Z" w:id="916468923">
            <w:rPr>
              <w:color w:val="351C75"/>
            </w:rPr>
          </w:rPrChange>
        </w:rPr>
        <w:t xml:space="preserve"> </w:t>
      </w:r>
      <w:r w:rsidRPr="22F3DE31" w:rsidR="4978176C">
        <w:rPr>
          <w:highlight w:val="yellow"/>
          <w:rPrChange w:author="Brunna Sarasá Iwamura" w:date="2026-08-10T22:04:46.486Z" w16du:dateUtc="2026-08-10T22:04:46.486Z" w:id="1002450041"/>
        </w:rPr>
        <w:t>internationaloffice@ufjf.br</w:t>
      </w: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4:46.487Z" w16du:dateUtc="2026-08-10T22:04:46.487Z" w:id="480208560">
            <w:rPr>
              <w:b w:val="1"/>
              <w:bCs w:val="1"/>
              <w:color w:val="351C75"/>
            </w:rPr>
          </w:rPrChange>
        </w:rPr>
        <w:t>Telefone</w:t>
      </w: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4:46.487Z" w16du:dateUtc="2026-08-10T22:04:46.487Z" w:id="552031149">
            <w:rPr>
              <w:b w:val="1"/>
              <w:bCs w:val="1"/>
              <w:color w:val="351C75"/>
            </w:rPr>
          </w:rPrChange>
        </w:rPr>
        <w:t xml:space="preserve"> Oficial (Central):</w:t>
      </w:r>
      <w:r w:rsidRPr="22F3DE31" w:rsidR="12A858D9">
        <w:rPr>
          <w:color w:val="351C75"/>
          <w:highlight w:val="yellow"/>
          <w:rPrChange w:author="Brunna Sarasá Iwamura" w:date="2026-08-10T22:04:46.487Z" w16du:dateUtc="2026-08-10T22:04:46.487Z" w:id="757960642">
            <w:rPr>
              <w:color w:val="351C75"/>
            </w:rPr>
          </w:rPrChange>
        </w:rPr>
        <w:t xml:space="preserve"> (32) 2102-3904 / (32) 2102-3909.</w:t>
      </w:r>
    </w:p>
    <w:p w:rsidR="008D437C" w:rsidRDefault="00AD702E" w14:paraId="69021C80" w14:textId="77777777">
      <w:pPr>
        <w:numPr>
          <w:ilvl w:val="0"/>
          <w:numId w:val="3"/>
        </w:numPr>
        <w:rPr>
          <w:color w:val="351C75"/>
        </w:rPr>
      </w:pPr>
      <w:r>
        <w:rPr>
          <w:b/>
          <w:bCs/>
          <w:color w:val="351C75"/>
        </w:rPr>
        <w:t>Outros Campi:</w:t>
      </w:r>
      <w:r>
        <w:rPr>
          <w:color w:val="351C75"/>
        </w:rPr>
        <w:t xml:space="preserve"> Além do campus principal em Juiz de Fora, a UFJF possui um campus em Governador Valadares, também em Minas Gerais.</w:t>
      </w:r>
    </w:p>
    <w:p w:rsidR="008D437C" w:rsidRDefault="00AD702E" w14:paraId="69021C81" w14:textId="77777777">
      <w:pPr>
        <w:numPr>
          <w:ilvl w:val="0"/>
          <w:numId w:val="3"/>
        </w:numPr>
        <w:rPr>
          <w:color w:val="351C75"/>
        </w:rPr>
      </w:pPr>
      <w:r>
        <w:rPr>
          <w:b/>
          <w:bCs/>
          <w:color w:val="351C75"/>
        </w:rPr>
        <w:t>Redes Sociais:</w:t>
      </w:r>
      <w:r>
        <w:rPr>
          <w:color w:val="351C75"/>
        </w:rPr>
        <w:t xml:space="preserve"> Os links diretos para as redes sociais não foram encontrados publicamente nos resultados da busca, mas a UFJF mantém presença nas seguintes plataformas:</w:t>
      </w:r>
    </w:p>
    <w:p w:rsidR="008D437C" w:rsidRDefault="00AD702E" w14:paraId="69021C82" w14:textId="77777777">
      <w:pPr>
        <w:numPr>
          <w:ilvl w:val="1"/>
          <w:numId w:val="3"/>
        </w:numPr>
        <w:rPr>
          <w:color w:val="351C75"/>
        </w:rPr>
      </w:pPr>
      <w:r>
        <w:rPr>
          <w:color w:val="351C75"/>
        </w:rPr>
        <w:t xml:space="preserve">Facebook: </w:t>
      </w:r>
      <w:hyperlink r:id="rId10">
        <w:r>
          <w:rPr>
            <w:color w:val="351C75"/>
            <w:u w:val="single"/>
          </w:rPr>
          <w:t>www.facebook.com/UFJFoficial</w:t>
        </w:r>
      </w:hyperlink>
      <w:r>
        <w:rPr>
          <w:color w:val="351C75"/>
        </w:rPr>
        <w:t xml:space="preserve"> </w:t>
      </w:r>
    </w:p>
    <w:p w:rsidR="008D437C" w:rsidRDefault="00AD702E" w14:paraId="69021C83" w14:textId="77777777">
      <w:pPr>
        <w:numPr>
          <w:ilvl w:val="1"/>
          <w:numId w:val="3"/>
        </w:numPr>
        <w:rPr>
          <w:color w:val="351C75"/>
        </w:rPr>
      </w:pPr>
      <w:r>
        <w:rPr>
          <w:color w:val="351C75"/>
        </w:rPr>
        <w:t xml:space="preserve">Instagram: </w:t>
      </w:r>
      <w:hyperlink r:id="rId11">
        <w:r>
          <w:rPr>
            <w:color w:val="351C75"/>
            <w:u w:val="single"/>
          </w:rPr>
          <w:t>www.instagram.com/ufjf</w:t>
        </w:r>
      </w:hyperlink>
      <w:r>
        <w:rPr>
          <w:color w:val="351C75"/>
        </w:rPr>
        <w:t xml:space="preserve"> </w:t>
      </w:r>
    </w:p>
    <w:p w:rsidR="008D437C" w:rsidRDefault="00AD702E" w14:paraId="69021C84" w14:textId="77777777">
      <w:pPr>
        <w:numPr>
          <w:ilvl w:val="1"/>
          <w:numId w:val="3"/>
        </w:numPr>
        <w:rPr>
          <w:color w:val="351C75"/>
        </w:rPr>
      </w:pPr>
      <w:r>
        <w:rPr>
          <w:color w:val="351C75"/>
        </w:rPr>
        <w:t xml:space="preserve">YouTube: </w:t>
      </w:r>
      <w:hyperlink r:id="rId12">
        <w:r>
          <w:rPr>
            <w:color w:val="351C75"/>
            <w:u w:val="single"/>
          </w:rPr>
          <w:t>www.youtube.com/tvufjf</w:t>
        </w:r>
      </w:hyperlink>
      <w:r>
        <w:rPr>
          <w:color w:val="351C75"/>
        </w:rPr>
        <w:t xml:space="preserve"> </w:t>
      </w:r>
    </w:p>
    <w:p w:rsidRPr="0071370E" w:rsidR="008D437C" w:rsidRDefault="00AD702E" w14:paraId="69021C85" w14:textId="77777777">
      <w:pPr>
        <w:numPr>
          <w:ilvl w:val="1"/>
          <w:numId w:val="3"/>
        </w:numPr>
        <w:rPr>
          <w:color w:val="351C75"/>
          <w:lang w:val="en-US"/>
        </w:rPr>
      </w:pPr>
      <w:r w:rsidRPr="0071370E">
        <w:rPr>
          <w:color w:val="351C75"/>
          <w:lang w:val="en-US"/>
        </w:rPr>
        <w:t xml:space="preserve">LinkedIn: </w:t>
      </w:r>
      <w:hyperlink r:id="rId13">
        <w:r w:rsidRPr="0071370E">
          <w:rPr>
            <w:color w:val="351C75"/>
            <w:u w:val="single"/>
            <w:lang w:val="en-US"/>
          </w:rPr>
          <w:t>br.linkedin.com/school/ufjf/</w:t>
        </w:r>
      </w:hyperlink>
      <w:r w:rsidRPr="0071370E">
        <w:rPr>
          <w:color w:val="351C75"/>
          <w:lang w:val="en-US"/>
        </w:rPr>
        <w:t xml:space="preserve"> </w:t>
      </w:r>
    </w:p>
    <w:p w:rsidRPr="0071370E" w:rsidR="008D437C" w:rsidRDefault="00AD702E" w14:paraId="69021C86" w14:textId="77777777">
      <w:pPr>
        <w:numPr>
          <w:ilvl w:val="1"/>
          <w:numId w:val="3"/>
        </w:numPr>
        <w:spacing w:after="240"/>
        <w:rPr>
          <w:color w:val="351C75"/>
          <w:lang w:val="en-US"/>
        </w:rPr>
      </w:pPr>
      <w:r w:rsidRPr="0071370E">
        <w:rPr>
          <w:color w:val="351C75"/>
          <w:lang w:val="en-US"/>
        </w:rPr>
        <w:t xml:space="preserve">X/Twitter: </w:t>
      </w:r>
      <w:hyperlink r:id="rId14">
        <w:r w:rsidRPr="0071370E">
          <w:rPr>
            <w:color w:val="351C75"/>
            <w:u w:val="single"/>
            <w:lang w:val="en-US"/>
          </w:rPr>
          <w:t>x.com/UFJF_</w:t>
        </w:r>
      </w:hyperlink>
      <w:r w:rsidRPr="0071370E">
        <w:rPr>
          <w:color w:val="351C75"/>
          <w:lang w:val="en-US"/>
        </w:rPr>
        <w:t xml:space="preserve"> </w:t>
      </w:r>
    </w:p>
    <w:p w:rsidR="008D437C" w:rsidRDefault="005A2F87" w14:paraId="69021C87" w14:textId="77777777">
      <w:pPr>
        <w:rPr>
          <w:color w:val="351C75"/>
        </w:rPr>
      </w:pPr>
      <w:r>
        <w:rPr>
          <w:noProof/>
        </w:rPr>
      </w:r>
      <w:r>
        <w:pict w14:anchorId="5B16566B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RDefault="00AD702E" w14:paraId="69021C88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lspkx4j6yqco" w:colFirst="0" w:colLast="0" w:id="2"/>
      <w:bookmarkEnd w:id="2"/>
      <w:r>
        <w:rPr>
          <w:color w:val="351C75"/>
          <w:sz w:val="34"/>
          <w:szCs w:val="34"/>
        </w:rPr>
        <w:t>Por Que Estudar na UFJF?</w:t>
      </w:r>
    </w:p>
    <w:p w:rsidR="008D437C" w:rsidP="22F3DE31" w:rsidRDefault="00AD702E" w14:paraId="69021C89" w14:textId="53E1FCB8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/>
        <w:jc w:val="both"/>
        <w:rPr>
          <w:color w:val="351C75"/>
          <w:highlight w:val="yellow"/>
          <w:rPrChange w:author="Brunna Sarasá Iwamura" w:date="2026-08-11T15:27:29.679Z" w:id="1458664220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27:29.677Z" w16du:dateUtc="2026-08-11T15:27:29.677Z" w:id="1344601518">
            <w:rPr>
              <w:b w:val="1"/>
              <w:bCs w:val="1"/>
              <w:color w:val="351C75"/>
            </w:rPr>
          </w:rPrChange>
        </w:rPr>
        <w:t xml:space="preserve">Entre as melhores do mundo: </w:t>
      </w:r>
      <w:r w:rsidRPr="22F3DE31" w:rsidR="12A858D9">
        <w:rPr>
          <w:color w:val="351C75"/>
          <w:highlight w:val="yellow"/>
          <w:rPrChange w:author="Brunna Sarasá Iwamura" w:date="2026-08-11T15:27:29.678Z" w16du:dateUtc="2026-08-11T15:27:29.678Z" w:id="1034958369">
            <w:rPr>
              <w:color w:val="351C75"/>
            </w:rPr>
          </w:rPrChange>
        </w:rPr>
        <w:t>Salas de aula, laboratórios, grupos de pesquisa e de competição, empresas juniores, espaços de convivência, além de seu corpo docente com doutorado ou mestrado. Tudo gratuito e com qualidade.  Seja na graduação ou na pós-graduação, a UFJF tem alcançado resultados de destaque nacionalmente e internacionalmente.</w:t>
      </w:r>
    </w:p>
    <w:p w:rsidR="008D437C" w:rsidP="22F3DE31" w:rsidRDefault="008D437C" w14:paraId="69021C8A" w14:textId="77777777">
      <w:pPr>
        <w:ind w:left="720"/>
        <w:jc w:val="both"/>
        <w:rPr>
          <w:highlight w:val="yellow"/>
          <w:rPrChange w:author="Brunna Sarasá Iwamura" w:date="2026-08-11T15:27:29.681Z" w:id="1566791448"/>
        </w:rPr>
      </w:pPr>
    </w:p>
    <w:p w:rsidR="008D437C" w:rsidP="22F3DE31" w:rsidRDefault="00AD702E" w14:paraId="69021C8B" w14:textId="21D52F6A">
      <w:pPr>
        <w:numPr>
          <w:ilvl w:val="0"/>
          <w:numId w:val="7"/>
        </w:numPr>
        <w:jc w:val="both"/>
        <w:rPr>
          <w:color w:val="351C75"/>
          <w:highlight w:val="yellow"/>
          <w:rPrChange w:author="Brunna Sarasá Iwamura" w:date="2026-08-11T15:27:29.686Z" w:id="768952069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27:29.682Z" w16du:dateUtc="2026-08-11T15:27:29.682Z" w:id="1966939268">
            <w:rPr>
              <w:b w:val="1"/>
              <w:bCs w:val="1"/>
              <w:color w:val="351C75"/>
            </w:rPr>
          </w:rPrChange>
        </w:rPr>
        <w:t>Pesquisa de Ponta e Inovação</w:t>
      </w:r>
      <w:r w:rsidRPr="22F3DE31" w:rsidR="12A858D9">
        <w:rPr>
          <w:color w:val="351C75"/>
          <w:highlight w:val="yellow"/>
          <w:rPrChange w:author="Brunna Sarasá Iwamura" w:date="2026-08-11T15:27:29.683Z" w16du:dateUtc="2026-08-11T15:27:29.683Z" w:id="321668640">
            <w:rPr>
              <w:color w:val="351C75"/>
            </w:rPr>
          </w:rPrChange>
        </w:rPr>
        <w:t xml:space="preserve">: A universidade investe significativamente em laboratórios e projetos de pesquisa, extensão e treinamento profissional que buscam soluções para desafios reais, com foco em sustentabilidade, tecnologias educacionais e atendimento à comunidade. Esse engajamento permite aos estudantes </w:t>
      </w:r>
      <w:del w:author="Brunna Sarasá Iwamura" w:date="2026-08-11T15:26:46.976Z" w16du:dateUtc="2026-08-11T15:26:46.976Z" w:id="142531746">
        <w:r w:rsidRPr="22F3DE31" w:rsidDel="12A858D9">
          <w:rPr>
            <w:color w:val="351C75"/>
            <w:highlight w:val="yellow"/>
            <w:rPrChange w:author="Brunna Sarasá Iwamura" w:date="2026-08-11T15:27:29.683Z" w16du:dateUtc="2026-08-11T15:27:29.683Z" w:id="169589474">
              <w:rPr>
                <w:color w:val="351C75"/>
              </w:rPr>
            </w:rPrChange>
          </w:rPr>
          <w:delText>participar</w:delText>
        </w:r>
      </w:del>
      <w:ins w:author="Brunna Sarasá Iwamura" w:date="2026-08-11T15:26:46.98Z" w16du:dateUtc="2026-08-11T15:26:46.98Z" w:id="600566313">
        <w:r w:rsidRPr="22F3DE31" w:rsidR="156E702F">
          <w:rPr>
            <w:color w:val="351C75"/>
            <w:highlight w:val="yellow"/>
            <w:rPrChange w:author="Brunna Sarasá Iwamura" w:date="2026-08-11T15:27:29.684Z" w16du:dateUtc="2026-08-11T15:27:29.684Z" w:id="1250242324">
              <w:rPr>
                <w:color w:val="351C75"/>
              </w:rPr>
            </w:rPrChange>
          </w:rPr>
          <w:t>participarem</w:t>
        </w:r>
      </w:ins>
      <w:r w:rsidRPr="22F3DE31" w:rsidR="12A858D9">
        <w:rPr>
          <w:color w:val="351C75"/>
          <w:highlight w:val="yellow"/>
          <w:rPrChange w:author="Brunna Sarasá Iwamura" w:date="2026-08-11T15:27:29.685Z" w16du:dateUtc="2026-08-11T15:27:29.685Z" w:id="1555503685">
            <w:rPr>
              <w:color w:val="351C75"/>
            </w:rPr>
          </w:rPrChange>
        </w:rPr>
        <w:t xml:space="preserve"> de atividades inovadoras e relevantes, contribuindo para o desenvolvimento social e econômico da região.</w:t>
      </w:r>
    </w:p>
    <w:p w:rsidR="008D437C" w:rsidRDefault="008D437C" w14:paraId="69021C8C" w14:textId="77777777">
      <w:pPr>
        <w:ind w:left="720"/>
        <w:jc w:val="both"/>
      </w:pPr>
    </w:p>
    <w:p w:rsidR="008D437C" w:rsidP="22F3DE31" w:rsidRDefault="00AD702E" w14:paraId="69021C8D" w14:textId="1FA91276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color w:val="351C75"/>
          <w:highlight w:val="yellow"/>
          <w:rPrChange w:author="Brunna Sarasá Iwamura" w:date="2026-08-11T15:27:46.514Z" w:id="585860011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</w:rPr>
        <w:t xml:space="preserve">Assistência Estudantil: </w:t>
      </w:r>
      <w:r w:rsidRPr="22F3DE31" w:rsidR="12A858D9">
        <w:rPr>
          <w:color w:val="351C75"/>
          <w:highlight w:val="yellow"/>
          <w:rPrChange w:author="Brunna Sarasá Iwamura" w:date="2026-08-11T15:27:46.513Z" w16du:dateUtc="2026-08-11T15:27:46.513Z" w:id="1810729810">
            <w:rPr>
              <w:color w:val="351C75"/>
            </w:rPr>
          </w:rPrChange>
        </w:rPr>
        <w:t xml:space="preserve">Como política de permanência estudantil, a UFJF garante que estudantes com vulnerabilidade socioeconômica, ou seja, com dificuldades financeiras de se manterem no curso, recebam auxílios. São quatro tipos: Moradia (valor pago para custear </w:t>
      </w:r>
      <w:r w:rsidRPr="22F3DE31" w:rsidR="12A858D9">
        <w:rPr>
          <w:color w:val="351C75"/>
          <w:highlight w:val="yellow"/>
          <w:rPrChange w:author="Brunna Sarasá Iwamura" w:date="2026-08-11T15:27:46.513Z" w16du:dateUtc="2026-08-11T15:27:46.513Z" w:id="1424344428">
            <w:rPr>
              <w:color w:val="351C75"/>
            </w:rPr>
          </w:rPrChange>
        </w:rPr>
        <w:t xml:space="preserve">parte das despesas de quem é de outra cidade); Transporte (valor destinado às passagens de ônibus urbanos para o campus); Creche (ajuda financeira para pais estudantes com filhos de até 5 anos); Alimentação (gratuidade nas refeições do Restaurante Universitário). É possível, ainda, solicitar bolsas </w:t>
      </w:r>
      <w:r w:rsidRPr="22F3DE31" w:rsidR="2AA86330">
        <w:rPr>
          <w:color w:val="351C75"/>
          <w:highlight w:val="yellow"/>
          <w:rPrChange w:author="Brunna Sarasá Iwamura" w:date="2026-08-11T15:27:46.514Z" w16du:dateUtc="2026-08-11T15:27:46.514Z" w:id="1901778318">
            <w:rPr>
              <w:color w:val="351C75"/>
            </w:rPr>
          </w:rPrChange>
        </w:rPr>
        <w:t>do Plano</w:t>
      </w:r>
      <w:r w:rsidRPr="22F3DE31" w:rsidR="12A858D9">
        <w:rPr>
          <w:color w:val="351C75"/>
          <w:highlight w:val="yellow"/>
          <w:rPrChange w:author="Brunna Sarasá Iwamura" w:date="2026-08-11T15:27:46.514Z" w16du:dateUtc="2026-08-11T15:27:46.514Z" w:id="1509465845">
            <w:rPr>
              <w:color w:val="351C75"/>
            </w:rPr>
          </w:rPrChange>
        </w:rPr>
        <w:t xml:space="preserve"> Nacional de Assistência Estudantil (</w:t>
      </w:r>
      <w:r w:rsidRPr="22F3DE31" w:rsidR="12A858D9">
        <w:rPr>
          <w:color w:val="351C75"/>
          <w:highlight w:val="yellow"/>
          <w:rPrChange w:author="Brunna Sarasá Iwamura" w:date="2026-08-11T15:27:46.514Z" w16du:dateUtc="2026-08-11T15:27:46.514Z" w:id="148009360">
            <w:rPr>
              <w:color w:val="351C75"/>
            </w:rPr>
          </w:rPrChange>
        </w:rPr>
        <w:t>Pnaes</w:t>
      </w:r>
      <w:r w:rsidRPr="22F3DE31" w:rsidR="12A858D9">
        <w:rPr>
          <w:color w:val="351C75"/>
          <w:highlight w:val="yellow"/>
          <w:rPrChange w:author="Brunna Sarasá Iwamura" w:date="2026-08-11T15:27:46.514Z" w16du:dateUtc="2026-08-11T15:27:46.514Z" w:id="2110317314">
            <w:rPr>
              <w:color w:val="351C75"/>
            </w:rPr>
          </w:rPrChange>
        </w:rPr>
        <w:t>).</w:t>
      </w:r>
    </w:p>
    <w:p w:rsidR="008D437C" w:rsidRDefault="008D437C" w14:paraId="69021C8E" w14:textId="77777777">
      <w:pPr>
        <w:ind w:left="720"/>
        <w:jc w:val="both"/>
        <w:rPr>
          <w:b/>
          <w:bCs/>
        </w:rPr>
      </w:pPr>
    </w:p>
    <w:p w:rsidR="008D437C" w:rsidP="22F3DE31" w:rsidRDefault="00AD702E" w14:paraId="69021C8F" w14:textId="77777777">
      <w:pPr>
        <w:numPr>
          <w:ilvl w:val="0"/>
          <w:numId w:val="7"/>
        </w:numPr>
        <w:jc w:val="both"/>
        <w:rPr>
          <w:color w:val="351C75"/>
          <w:highlight w:val="yellow"/>
          <w:rPrChange w:author="Brunna Sarasá Iwamura" w:date="2026-08-11T15:28:46.97Z" w:id="582633194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28:46.969Z" w16du:dateUtc="2026-08-11T15:28:46.969Z" w:id="183834037">
            <w:rPr>
              <w:b w:val="1"/>
              <w:bCs w:val="1"/>
              <w:color w:val="351C75"/>
            </w:rPr>
          </w:rPrChange>
        </w:rPr>
        <w:t>Ambiente Multidisciplinar e Diverso:</w:t>
      </w:r>
      <w:r w:rsidRPr="22F3DE31" w:rsidR="12A858D9">
        <w:rPr>
          <w:color w:val="351C75"/>
          <w:highlight w:val="yellow"/>
          <w:rPrChange w:author="Brunna Sarasá Iwamura" w:date="2026-08-11T15:28:46.969Z" w16du:dateUtc="2026-08-11T15:28:46.969Z" w:id="1153758305">
            <w:rPr>
              <w:color w:val="351C75"/>
            </w:rPr>
          </w:rPrChange>
        </w:rPr>
        <w:t xml:space="preserve"> A UFJF promove uma comunidade acadêmica plural, incentivando a troca de conhecimentos entre diferentes áreas e culturas. Esse ambiente multidisciplinar enriquece a formação dos estudantes e prepara-os para os desafios de um mundo globalizado.</w:t>
      </w:r>
    </w:p>
    <w:p w:rsidR="008D437C" w:rsidP="22F3DE31" w:rsidRDefault="008D437C" w14:paraId="69021C90" w14:textId="77777777">
      <w:pPr>
        <w:ind w:left="720"/>
        <w:jc w:val="both"/>
        <w:rPr>
          <w:highlight w:val="yellow"/>
          <w:rPrChange w:author="Brunna Sarasá Iwamura" w:date="2026-08-11T15:28:46.97Z" w:id="1072853051"/>
        </w:rPr>
      </w:pPr>
    </w:p>
    <w:p w:rsidR="008D437C" w:rsidP="22F3DE31" w:rsidRDefault="00AD702E" w14:paraId="69021C91" w14:textId="77777777">
      <w:pPr>
        <w:numPr>
          <w:ilvl w:val="0"/>
          <w:numId w:val="7"/>
        </w:numPr>
        <w:jc w:val="both"/>
        <w:rPr>
          <w:color w:val="351C75"/>
          <w:highlight w:val="yellow"/>
          <w:rPrChange w:author="Brunna Sarasá Iwamura" w:date="2026-08-11T15:28:46.971Z" w:id="1364693220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28:46.97Z" w16du:dateUtc="2026-08-11T15:28:46.97Z" w:id="1046919350">
            <w:rPr>
              <w:b w:val="1"/>
              <w:bCs w:val="1"/>
              <w:color w:val="351C75"/>
            </w:rPr>
          </w:rPrChange>
        </w:rPr>
        <w:t>Localização Estratégica:</w:t>
      </w:r>
      <w:r w:rsidRPr="22F3DE31" w:rsidR="12A858D9">
        <w:rPr>
          <w:color w:val="351C75"/>
          <w:highlight w:val="yellow"/>
          <w:rPrChange w:author="Brunna Sarasá Iwamura" w:date="2026-08-11T15:28:46.971Z" w16du:dateUtc="2026-08-11T15:28:46.971Z" w:id="679263714">
            <w:rPr>
              <w:color w:val="351C75"/>
            </w:rPr>
          </w:rPrChange>
        </w:rPr>
        <w:t xml:space="preserve"> Situada em Juiz de Fora, uma cidade com infraestrutura desenvolvida e rica vida cultural, a UFJF oferece aos estudantes um ambiente propício para o crescimento acadêmico e pessoal, combinando a tranquilidade de uma cidade do interior com a dinâmica de um centro universitário.</w:t>
      </w:r>
    </w:p>
    <w:p w:rsidR="008D437C" w:rsidRDefault="008D437C" w14:paraId="69021C92" w14:textId="77777777">
      <w:pPr>
        <w:ind w:left="720"/>
        <w:jc w:val="both"/>
      </w:pPr>
    </w:p>
    <w:p w:rsidR="008D437C" w:rsidP="22F3DE31" w:rsidRDefault="00AD702E" w14:paraId="69021C93" w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color w:val="351C75"/>
          <w:highlight w:val="yellow"/>
          <w:rPrChange w:author="Brunna Sarasá Iwamura" w:date="2026-08-11T15:31:22.665Z" w:id="103844797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31:22.662Z" w16du:dateUtc="2026-08-11T15:31:22.662Z" w:id="2097235371">
            <w:rPr>
              <w:b w:val="1"/>
              <w:bCs w:val="1"/>
              <w:color w:val="351C75"/>
            </w:rPr>
          </w:rPrChange>
        </w:rPr>
        <w:t xml:space="preserve">Cultura e lazer: </w:t>
      </w:r>
      <w:r w:rsidRPr="22F3DE31" w:rsidR="12A858D9">
        <w:rPr>
          <w:color w:val="351C75"/>
          <w:highlight w:val="yellow"/>
          <w:rPrChange w:author="Brunna Sarasá Iwamura" w:date="2026-08-11T15:31:22.662Z" w16du:dateUtc="2026-08-11T15:31:22.662Z" w:id="2053582236">
            <w:rPr>
              <w:color w:val="351C75"/>
            </w:rPr>
          </w:rPrChange>
        </w:rPr>
        <w:t xml:space="preserve">Os espaços da UFJF permitem diversas atividades de esporte, lazer e cultura. A comunidade tem acesso a ciclovia, pista de skate, espaço para corrida e caminhada, além de um </w:t>
      </w:r>
      <w:hyperlink r:id="Ra6473688a1084a16">
        <w:r w:rsidRPr="22F3DE31" w:rsidR="12A858D9">
          <w:rPr>
            <w:color w:val="351C75"/>
            <w:highlight w:val="yellow"/>
            <w:rPrChange w:author="Brunna Sarasá Iwamura" w:date="2026-08-11T15:31:22.663Z" w16du:dateUtc="2026-08-11T15:31:22.663Z" w:id="1647097570">
              <w:rPr>
                <w:color w:val="351C75"/>
              </w:rPr>
            </w:rPrChange>
          </w:rPr>
          <w:t>Centro de Ciências</w:t>
        </w:r>
      </w:hyperlink>
      <w:r w:rsidRPr="22F3DE31" w:rsidR="12A858D9">
        <w:rPr>
          <w:color w:val="351C75"/>
          <w:highlight w:val="yellow"/>
          <w:rPrChange w:author="Brunna Sarasá Iwamura" w:date="2026-08-11T15:31:22.663Z" w16du:dateUtc="2026-08-11T15:31:22.663Z" w:id="670263203">
            <w:rPr>
              <w:color w:val="351C75"/>
            </w:rPr>
          </w:rPrChange>
        </w:rPr>
        <w:t xml:space="preserve">. O </w:t>
      </w:r>
      <w:hyperlink r:id="R6c00bd0257c849a7">
        <w:r w:rsidRPr="22F3DE31" w:rsidR="12A858D9">
          <w:rPr>
            <w:color w:val="351C75"/>
            <w:highlight w:val="yellow"/>
            <w:rPrChange w:author="Brunna Sarasá Iwamura" w:date="2026-08-11T15:31:22.664Z" w16du:dateUtc="2026-08-11T15:31:22.664Z" w:id="1800335523">
              <w:rPr>
                <w:color w:val="351C75"/>
              </w:rPr>
            </w:rPrChange>
          </w:rPr>
          <w:t>Jardim Botânico</w:t>
        </w:r>
      </w:hyperlink>
      <w:r w:rsidRPr="22F3DE31" w:rsidR="12A858D9">
        <w:rPr>
          <w:color w:val="351C75"/>
          <w:highlight w:val="yellow"/>
          <w:rPrChange w:author="Brunna Sarasá Iwamura" w:date="2026-08-11T15:31:22.664Z" w16du:dateUtc="2026-08-11T15:31:22.664Z" w:id="322406419">
            <w:rPr>
              <w:color w:val="351C75"/>
            </w:rPr>
          </w:rPrChange>
        </w:rPr>
        <w:t xml:space="preserve"> também é uma das opções para a comunidade desfrutar da natureza, com possibilidade de pesquisa e educação ambiental.</w:t>
      </w:r>
    </w:p>
    <w:p w:rsidR="008D437C" w:rsidP="22F3DE31" w:rsidRDefault="008D437C" w14:paraId="69021C94" w14:textId="77777777">
      <w:pPr>
        <w:ind w:left="720"/>
        <w:jc w:val="both"/>
        <w:rPr>
          <w:highlight w:val="yellow"/>
          <w:rPrChange w:author="Brunna Sarasá Iwamura" w:date="2026-08-11T15:31:22.665Z" w:id="1130714571"/>
        </w:rPr>
      </w:pPr>
    </w:p>
    <w:p w:rsidR="008D437C" w:rsidRDefault="005A2F87" w14:paraId="69021C95" w14:textId="77777777">
      <w:pPr>
        <w:jc w:val="both"/>
        <w:rPr>
          <w:color w:val="351C75"/>
        </w:rPr>
      </w:pPr>
      <w:r>
        <w:rPr>
          <w:noProof/>
        </w:rPr>
      </w:r>
      <w:r>
        <w:pict w14:anchorId="15959AA2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RDefault="00AD702E" w14:paraId="69021C96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1hybjzetrquf" w:colFirst="0" w:colLast="0" w:id="3"/>
      <w:bookmarkEnd w:id="3"/>
      <w:r>
        <w:rPr>
          <w:color w:val="351C75"/>
          <w:sz w:val="34"/>
          <w:szCs w:val="34"/>
        </w:rPr>
        <w:t>Vida no Campus e Suporte ao Estudante na UFJF</w:t>
      </w:r>
    </w:p>
    <w:p w:rsidR="008D437C" w:rsidP="22F3DE31" w:rsidRDefault="00AD702E" w14:paraId="69021C97" w14:textId="77777777">
      <w:pPr>
        <w:numPr>
          <w:ilvl w:val="0"/>
          <w:numId w:val="2"/>
        </w:numPr>
        <w:spacing w:before="240"/>
        <w:jc w:val="both"/>
        <w:rPr>
          <w:color w:val="351C75"/>
          <w:highlight w:val="yellow"/>
          <w:rPrChange w:author="Brunna Sarasá Iwamura" w:date="2026-08-11T15:25:27.446Z" w:id="717576215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25:27.445Z" w16du:dateUtc="2026-08-11T15:25:27.445Z" w:id="6258455">
            <w:rPr>
              <w:b w:val="1"/>
              <w:bCs w:val="1"/>
              <w:color w:val="351C75"/>
            </w:rPr>
          </w:rPrChange>
        </w:rPr>
        <w:t>Infraestrutura Completa para o seu Desenvolvimento:</w:t>
      </w:r>
    </w:p>
    <w:p w:rsidR="008D437C" w:rsidP="22F3DE31" w:rsidRDefault="008D437C" w14:paraId="69021C98" w14:textId="77777777">
      <w:pPr>
        <w:ind w:left="720"/>
        <w:jc w:val="both"/>
        <w:rPr>
          <w:b w:val="1"/>
          <w:bCs w:val="1"/>
          <w:color w:val="351C75"/>
          <w:highlight w:val="yellow"/>
          <w:rPrChange w:author="Brunna Sarasá Iwamura" w:date="2026-08-11T15:25:27.447Z" w:id="350197989">
            <w:rPr>
              <w:b w:val="1"/>
              <w:bCs w:val="1"/>
              <w:color w:val="351C75"/>
            </w:rPr>
          </w:rPrChange>
        </w:rPr>
      </w:pPr>
    </w:p>
    <w:p w:rsidR="008D437C" w:rsidP="22F3DE31" w:rsidRDefault="00AD702E" w14:paraId="69021C99" w14:textId="3435F6C2">
      <w:pPr>
        <w:numPr>
          <w:ilvl w:val="1"/>
          <w:numId w:val="2"/>
        </w:numPr>
        <w:jc w:val="both"/>
        <w:rPr>
          <w:color w:val="351C75"/>
          <w:highlight w:val="yellow"/>
          <w:rPrChange w:author="Brunna Sarasá Iwamura" w:date="2026-08-11T15:25:27.447Z" w:id="1452069328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1T15:25:27.447Z" w16du:dateUtc="2026-08-11T15:25:27.447Z" w:id="746584411">
            <w:rPr>
              <w:color w:val="351C75"/>
            </w:rPr>
          </w:rPrChange>
        </w:rPr>
        <w:t>A UFJF oferece instalações modernas e completas para o desenvolvimento acadêmico e pessoal de seus estudantes. Isso inclui bibliotecas, laboratórios especializados, museus, espaços culturais, centro de ciências com observatório e planetário, centro de biologia da reprodução, centro de pesquisas farmacêuticas, centro de pesquisas sociais, hospital universitário, farmácia universitária e restaurante universitário. Além disso, conta com ginásio poliesportivo, piscinas, academia, campo de futebol, pista de atletismo e quadra de tênis. Detalhes específicos de cada instalação podem ser consultados no site oficial da universidade, que pode estar disponível predominantemente em português.</w:t>
      </w:r>
    </w:p>
    <w:p w:rsidR="008D437C" w:rsidRDefault="008D437C" w14:paraId="69021C9A" w14:textId="77777777">
      <w:pPr>
        <w:ind w:left="1440"/>
        <w:jc w:val="both"/>
        <w:rPr>
          <w:color w:val="351C75"/>
        </w:rPr>
      </w:pPr>
    </w:p>
    <w:p w:rsidR="008D437C" w:rsidP="22F3DE31" w:rsidRDefault="00AD702E" w14:paraId="69021C9B" w14:textId="77777777">
      <w:pPr>
        <w:numPr>
          <w:ilvl w:val="0"/>
          <w:numId w:val="2"/>
        </w:numPr>
        <w:jc w:val="both"/>
        <w:rPr>
          <w:color w:val="351C75"/>
          <w:highlight w:val="yellow"/>
          <w:rPrChange w:author="Brunna Sarasá Iwamura" w:date="2026-08-11T15:25:19.26Z" w:id="1616094227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25:19.256Z" w16du:dateUtc="2026-08-11T15:25:19.256Z" w:id="1783000086">
            <w:rPr>
              <w:b w:val="1"/>
              <w:bCs w:val="1"/>
              <w:color w:val="351C75"/>
            </w:rPr>
          </w:rPrChange>
        </w:rPr>
        <w:t>Uma Vida no Campus Vibrante: Atividades Extracurriculares:</w:t>
      </w:r>
    </w:p>
    <w:p w:rsidR="008D437C" w:rsidP="22F3DE31" w:rsidRDefault="008D437C" w14:paraId="69021C9C" w14:textId="77777777">
      <w:pPr>
        <w:ind w:left="720"/>
        <w:jc w:val="both"/>
        <w:rPr>
          <w:b w:val="1"/>
          <w:bCs w:val="1"/>
          <w:color w:val="351C75"/>
          <w:highlight w:val="yellow"/>
          <w:rPrChange w:author="Brunna Sarasá Iwamura" w:date="2026-08-11T15:25:19.26Z" w:id="68639283">
            <w:rPr>
              <w:b w:val="1"/>
              <w:bCs w:val="1"/>
              <w:color w:val="351C75"/>
            </w:rPr>
          </w:rPrChange>
        </w:rPr>
      </w:pPr>
    </w:p>
    <w:p w:rsidR="008D437C" w:rsidP="22F3DE31" w:rsidRDefault="00AD702E" w14:paraId="69021C9D" w14:textId="77777777">
      <w:pPr>
        <w:numPr>
          <w:ilvl w:val="1"/>
          <w:numId w:val="2"/>
        </w:numPr>
        <w:jc w:val="both"/>
        <w:rPr>
          <w:color w:val="351C75"/>
          <w:highlight w:val="yellow"/>
          <w:rPrChange w:author="Brunna Sarasá Iwamura" w:date="2026-08-11T15:25:19.261Z" w:id="2134494061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1T15:25:19.261Z" w16du:dateUtc="2026-08-11T15:25:19.261Z" w:id="597487562">
            <w:rPr>
              <w:color w:val="351C75"/>
            </w:rPr>
          </w:rPrChange>
        </w:rPr>
        <w:t>A universidade incentiva a participação dos estudantes em associações, eventos diversos, grupos de estudo, grupos culturais, equipes esportivas, estágio, iniciação científica, monitoria, treinamento profissional, entre outras atividades, proporcionando uma experiência acadêmica enriquecedora e oportunidades de integração social.</w:t>
      </w:r>
    </w:p>
    <w:p w:rsidR="008D437C" w:rsidRDefault="008D437C" w14:paraId="69021C9E" w14:textId="77777777">
      <w:pPr>
        <w:ind w:left="1440"/>
        <w:jc w:val="both"/>
        <w:rPr>
          <w:color w:val="351C75"/>
        </w:rPr>
      </w:pPr>
    </w:p>
    <w:p w:rsidR="008D437C" w:rsidRDefault="00AD702E" w14:paraId="69021C9F" w14:textId="77777777">
      <w:pPr>
        <w:numPr>
          <w:ilvl w:val="0"/>
          <w:numId w:val="2"/>
        </w:numPr>
        <w:jc w:val="both"/>
        <w:rPr>
          <w:color w:val="351C75"/>
        </w:rPr>
      </w:pPr>
      <w:r>
        <w:rPr>
          <w:b/>
          <w:bCs/>
          <w:color w:val="351C75"/>
        </w:rPr>
        <w:t>Suporte Integral ao Estudante Internacional:</w:t>
      </w:r>
    </w:p>
    <w:p w:rsidR="008D437C" w:rsidP="22F3DE31" w:rsidRDefault="008D437C" w14:paraId="69021CA0" w14:textId="77777777">
      <w:pPr>
        <w:ind w:left="720"/>
        <w:jc w:val="both"/>
        <w:rPr>
          <w:b w:val="1"/>
          <w:bCs w:val="1"/>
          <w:color w:val="351C75"/>
          <w:highlight w:val="yellow"/>
          <w:rPrChange w:author="Brunna Sarasá Iwamura" w:date="2026-08-11T15:45:13.067Z" w:id="694600939">
            <w:rPr>
              <w:b w:val="1"/>
              <w:bCs w:val="1"/>
              <w:color w:val="351C75"/>
            </w:rPr>
          </w:rPrChange>
        </w:rPr>
      </w:pPr>
    </w:p>
    <w:p w:rsidR="008D437C" w:rsidP="22F3DE31" w:rsidRDefault="00AD702E" w14:paraId="69021CA1" w14:textId="77777777">
      <w:pPr>
        <w:numPr>
          <w:ilvl w:val="1"/>
          <w:numId w:val="2"/>
        </w:numPr>
        <w:spacing w:after="240"/>
        <w:jc w:val="both"/>
        <w:rPr>
          <w:color w:val="351C75"/>
          <w:highlight w:val="yellow"/>
          <w:rPrChange w:author="Brunna Sarasá Iwamura" w:date="2026-08-11T15:45:13.069Z" w:id="2062873427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1T15:45:13.067Z" w16du:dateUtc="2026-08-11T15:45:13.067Z" w:id="268537505">
            <w:rPr>
              <w:color w:val="351C75"/>
            </w:rPr>
          </w:rPrChange>
        </w:rPr>
        <w:t xml:space="preserve">A UFJF oferece suporte a estudantes internacionais principalmente por meio da </w:t>
      </w:r>
      <w:r w:rsidRPr="22F3DE31" w:rsidR="12A858D9">
        <w:rPr>
          <w:rFonts w:ascii="Roboto" w:hAnsi="Roboto" w:eastAsia="Roboto" w:cs="Roboto"/>
          <w:color w:val="351C75"/>
          <w:highlight w:val="yellow"/>
          <w:rPrChange w:author="Brunna Sarasá Iwamura" w:date="2026-08-11T15:45:13.068Z" w16du:dateUtc="2026-08-11T15:45:13.068Z" w:id="1619787776">
            <w:rPr>
              <w:rFonts w:ascii="Roboto" w:hAnsi="Roboto" w:eastAsia="Roboto" w:cs="Roboto"/>
              <w:color w:val="351C75"/>
              <w:highlight w:val="white"/>
            </w:rPr>
          </w:rPrChange>
        </w:rPr>
        <w:t xml:space="preserve">Diretoria de Relações Internacionais (DRI). Esse apoio inclui programas de intercâmbio, bolsas de estudo, orientações sobre a regularização migratória, assistência estudantil, </w:t>
      </w:r>
      <w:r w:rsidRPr="22F3DE31" w:rsidR="12A858D9">
        <w:rPr>
          <w:color w:val="351C75"/>
          <w:highlight w:val="yellow"/>
          <w:rPrChange w:author="Brunna Sarasá Iwamura" w:date="2026-08-11T15:45:13.068Z" w16du:dateUtc="2026-08-11T15:45:13.068Z" w:id="587823370">
            <w:rPr>
              <w:color w:val="351C75"/>
            </w:rPr>
          </w:rPrChange>
        </w:rPr>
        <w:t xml:space="preserve">eventos de integração e cursos de Português para estrangeiros. Detalhes específicos podem ser encontrados no site oficial da Diretoria </w:t>
      </w:r>
      <w:r w:rsidRPr="22F3DE31" w:rsidR="12A858D9">
        <w:rPr>
          <w:color w:val="351C75"/>
          <w:highlight w:val="yellow"/>
          <w:rPrChange w:author="Brunna Sarasá Iwamura" w:date="2026-08-11T15:45:13.068Z" w16du:dateUtc="2026-08-11T15:45:13.068Z" w:id="1184585933">
            <w:rPr>
              <w:color w:val="351C75"/>
            </w:rPr>
          </w:rPrChange>
        </w:rPr>
        <w:t xml:space="preserve">de Relações Internacionais </w:t>
      </w:r>
      <w:hyperlink r:id="R4d545d086c904889">
        <w:r w:rsidRPr="22F3DE31" w:rsidR="12A858D9">
          <w:rPr>
            <w:color w:val="351C75"/>
            <w:highlight w:val="yellow"/>
            <w:u w:val="single"/>
            <w:rPrChange w:author="Brunna Sarasá Iwamura" w:date="2026-08-11T15:45:13.068Z" w16du:dateUtc="2026-08-11T15:45:13.068Z" w:id="2124997009">
              <w:rPr>
                <w:color w:val="351C75"/>
                <w:u w:val="single"/>
              </w:rPr>
            </w:rPrChange>
          </w:rPr>
          <w:t>https://www2.ufjf.br/internationaloffice/</w:t>
        </w:r>
      </w:hyperlink>
      <w:r w:rsidRPr="22F3DE31" w:rsidR="12A858D9">
        <w:rPr>
          <w:color w:val="351C75"/>
          <w:highlight w:val="yellow"/>
          <w:rPrChange w:author="Brunna Sarasá Iwamura" w:date="2026-08-11T15:45:13.069Z" w16du:dateUtc="2026-08-11T15:45:13.069Z" w:id="1618269245">
            <w:rPr>
              <w:color w:val="351C75"/>
            </w:rPr>
          </w:rPrChange>
        </w:rPr>
        <w:t>, que pode estar disponível predominantemente em português</w:t>
      </w:r>
    </w:p>
    <w:p w:rsidR="008D437C" w:rsidRDefault="005A2F87" w14:paraId="69021CA2" w14:textId="77777777">
      <w:pPr>
        <w:jc w:val="both"/>
        <w:rPr>
          <w:color w:val="351C75"/>
        </w:rPr>
      </w:pPr>
      <w:r>
        <w:rPr>
          <w:noProof/>
        </w:rPr>
      </w:r>
      <w:r>
        <w:pict w14:anchorId="3F00F724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RDefault="00AD702E" w14:paraId="69021CA3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vasd30mdj382" w:colFirst="0" w:colLast="0" w:id="4"/>
      <w:bookmarkEnd w:id="4"/>
      <w:r>
        <w:rPr>
          <w:color w:val="351C75"/>
          <w:sz w:val="34"/>
          <w:szCs w:val="34"/>
        </w:rPr>
        <w:t>Internacionalização e Acolhimento na UFJF</w:t>
      </w:r>
    </w:p>
    <w:p w:rsidR="008D437C" w:rsidRDefault="00AD702E" w14:paraId="69021CA4" w14:textId="77777777">
      <w:pPr>
        <w:numPr>
          <w:ilvl w:val="0"/>
          <w:numId w:val="8"/>
        </w:numPr>
        <w:spacing w:before="240"/>
        <w:jc w:val="both"/>
        <w:rPr>
          <w:color w:val="351C75"/>
        </w:rPr>
      </w:pPr>
      <w:r>
        <w:rPr>
          <w:b/>
          <w:bCs/>
          <w:color w:val="351C75"/>
        </w:rPr>
        <w:t>Diretoria de Relações Internacionais (DRI):</w:t>
      </w:r>
      <w:r>
        <w:rPr>
          <w:color w:val="351C75"/>
        </w:rPr>
        <w:t xml:space="preserve"> A UFJF possui a Diretoria de Relações Internacionais (DRI), responsável por coordenar as atividades de internacionalização da universidade.</w:t>
      </w:r>
    </w:p>
    <w:p w:rsidR="008D437C" w:rsidRDefault="00AD702E" w14:paraId="69021CA5" w14:textId="77777777">
      <w:pPr>
        <w:numPr>
          <w:ilvl w:val="1"/>
          <w:numId w:val="8"/>
        </w:numPr>
        <w:jc w:val="both"/>
        <w:rPr>
          <w:color w:val="351C75"/>
        </w:rPr>
      </w:pPr>
      <w:r>
        <w:rPr>
          <w:b/>
          <w:bCs/>
          <w:color w:val="351C75"/>
        </w:rPr>
        <w:t>Serviços:</w:t>
      </w:r>
      <w:r>
        <w:rPr>
          <w:color w:val="351C75"/>
        </w:rPr>
        <w:t xml:space="preserve"> A DRI presta assessoria sobre internacionalização à comunidade acadêmica da UFJF e conduz o processo de internacionalização da instituição. Oferece serviços como orientação pré-chegada, programas de boas-vindas e recepção, além de suporte contínuo aos estudantes internacionais durante toda sua estadia na UFJF.</w:t>
      </w:r>
    </w:p>
    <w:p w:rsidR="008D437C" w:rsidRDefault="008D437C" w14:paraId="69021CA6" w14:textId="77777777">
      <w:pPr>
        <w:ind w:left="1440"/>
        <w:jc w:val="both"/>
        <w:rPr>
          <w:color w:val="351C75"/>
        </w:rPr>
      </w:pPr>
    </w:p>
    <w:p w:rsidR="008D437C" w:rsidRDefault="00AD702E" w14:paraId="69021CA7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351C75"/>
        </w:rPr>
      </w:pPr>
      <w:r>
        <w:rPr>
          <w:b/>
          <w:bCs/>
          <w:color w:val="351C75"/>
        </w:rPr>
        <w:t>Cursos de Português para Estrangeiros (PLE):</w:t>
      </w:r>
      <w:r>
        <w:rPr>
          <w:color w:val="351C75"/>
        </w:rPr>
        <w:t xml:space="preserve"> A universidade oferece cursos de Português para Estrangeiros, abrangendo diversos níveis e modalidades, como por exemplo: Programa de Estudantes-Convênio de Português como Língua Estrangeira (PEC-PLE), Português como Língua de Acolhimento, </w:t>
      </w:r>
      <w:hyperlink r:id="rId18">
        <w:r>
          <w:rPr>
            <w:color w:val="351C75"/>
          </w:rPr>
          <w:t>cursos on-line de Português para Estrangeiros</w:t>
        </w:r>
      </w:hyperlink>
      <w:r>
        <w:rPr>
          <w:color w:val="351C75"/>
        </w:rPr>
        <w:t xml:space="preserve"> e preparação para exames como o CELPE-Bras.</w:t>
      </w:r>
    </w:p>
    <w:p w:rsidR="008D437C" w:rsidRDefault="008D437C" w14:paraId="69021CA8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351C75"/>
        </w:rPr>
      </w:pPr>
    </w:p>
    <w:p w:rsidR="008D437C" w:rsidRDefault="00AD702E" w14:paraId="69021CA9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351C75"/>
        </w:rPr>
      </w:pPr>
      <w:r>
        <w:rPr>
          <w:b/>
          <w:bCs/>
          <w:color w:val="351C75"/>
        </w:rPr>
        <w:t>Orientação para Alojamento:</w:t>
      </w:r>
      <w:r>
        <w:rPr>
          <w:color w:val="351C75"/>
        </w:rPr>
        <w:t xml:space="preserve"> A UFJF fornece orientações para auxiliar os estudantes internacionais na busca por moradia adequada, com informações detalhadas disponíveis no site oficial. O estudante estrangeiro que vem para a UFJF tem como opção de moradia se hospedar na casa de brasileiros vinculados à instituição, por meio de contrato de aluguel. O Programa de Moradia é uma modalidade do Projeto Buddy, programa de apadrinhamento de intercambistas, que se estende para além dos Buddies (participantes do programa) e engloba estudantes, professores, TAEs e terceirizados da UFJF, que tenham interesse em receber um aluno estrangeiro em casa. </w:t>
      </w:r>
    </w:p>
    <w:p w:rsidR="008D437C" w:rsidRDefault="008D437C" w14:paraId="69021CAA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351C75"/>
        </w:rPr>
      </w:pPr>
    </w:p>
    <w:p w:rsidR="008D437C" w:rsidRDefault="00AD702E" w14:paraId="69021CAB" w14:textId="07707CC5">
      <w:pPr>
        <w:numPr>
          <w:ilvl w:val="0"/>
          <w:numId w:val="8"/>
        </w:numPr>
        <w:spacing w:after="240"/>
        <w:jc w:val="both"/>
        <w:rPr>
          <w:color w:val="351C75"/>
        </w:rPr>
      </w:pPr>
      <w:r>
        <w:rPr>
          <w:b/>
          <w:bCs/>
          <w:color w:val="351C75"/>
        </w:rPr>
        <w:t>Eventos de Integração:</w:t>
      </w:r>
      <w:r>
        <w:rPr>
          <w:color w:val="351C75"/>
        </w:rPr>
        <w:t xml:space="preserve"> A universidade organiza atividades culturais e sociais destinadas à integração dos estudantes internacionais, promovendo a troca de experiências e a imersão na cultura local.</w:t>
      </w:r>
      <w:r w:rsidR="00B91D81">
        <w:rPr>
          <w:color w:val="351C75"/>
        </w:rPr>
        <w:t xml:space="preserve"> Um dos seus principais </w:t>
      </w:r>
      <w:r w:rsidR="003B178D">
        <w:rPr>
          <w:color w:val="351C75"/>
        </w:rPr>
        <w:t>Programas</w:t>
      </w:r>
      <w:r w:rsidR="00B91D81">
        <w:rPr>
          <w:color w:val="351C75"/>
        </w:rPr>
        <w:t xml:space="preserve"> é o </w:t>
      </w:r>
      <w:r w:rsidRPr="0071370E" w:rsidR="00B91D81">
        <w:rPr>
          <w:i/>
          <w:iCs/>
          <w:color w:val="351C75"/>
        </w:rPr>
        <w:t>Global July</w:t>
      </w:r>
      <w:r w:rsidR="00B91D81">
        <w:rPr>
          <w:color w:val="351C75"/>
        </w:rPr>
        <w:t xml:space="preserve">, que ocorre </w:t>
      </w:r>
      <w:r w:rsidR="00BF6B97">
        <w:rPr>
          <w:color w:val="351C75"/>
        </w:rPr>
        <w:t>tradicionalmente no mês de julho e congrega ações de ensino, pesquisa e extensão em internacionalização.</w:t>
      </w:r>
      <w:r>
        <w:rPr>
          <w:color w:val="351C75"/>
        </w:rPr>
        <w:t xml:space="preserve"> Além disso, o projeto </w:t>
      </w:r>
      <w:r>
        <w:rPr>
          <w:i/>
          <w:iCs/>
          <w:color w:val="351C75"/>
        </w:rPr>
        <w:t>Intercâmbio Acadêmico Além da Sala de Aula (IAASA)</w:t>
      </w:r>
      <w:r>
        <w:rPr>
          <w:color w:val="351C75"/>
        </w:rPr>
        <w:t xml:space="preserve"> tem como principal objetivo a integração do estudante internacional em atividades extracurriculares por meio das Empresas Juniores da UFJF. Essa experiência, equivalente ao estágio, possibilita ao estudante colocar na prática a teoria aprendida na sala de aula e acesso a diferentes metodologias empregadas em outro país.</w:t>
      </w:r>
    </w:p>
    <w:p w:rsidR="008D437C" w:rsidRDefault="005A2F87" w14:paraId="69021CAC" w14:textId="77777777">
      <w:pPr>
        <w:jc w:val="both"/>
        <w:rPr>
          <w:color w:val="351C75"/>
        </w:rPr>
      </w:pPr>
      <w:r>
        <w:rPr>
          <w:noProof/>
        </w:rPr>
      </w:r>
      <w:r>
        <w:pict w14:anchorId="2D448E54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P="22F3DE31" w:rsidRDefault="00AD702E" w14:paraId="69021CAD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  <w:highlight w:val="yellow"/>
          <w:rPrChange w:author="Brunna Sarasá Iwamura" w:date="2026-08-11T15:33:56.426Z" w:id="480290409">
            <w:rPr>
              <w:color w:val="351C75"/>
              <w:sz w:val="34"/>
              <w:szCs w:val="34"/>
            </w:rPr>
          </w:rPrChange>
        </w:rPr>
      </w:pPr>
      <w:bookmarkStart w:name="_kkkxhcnmomdq" w:id="5"/>
      <w:bookmarkEnd w:id="5"/>
      <w:r w:rsidRPr="22F3DE31" w:rsidR="12A858D9">
        <w:rPr>
          <w:color w:val="351C75"/>
          <w:sz w:val="34"/>
          <w:szCs w:val="34"/>
          <w:highlight w:val="yellow"/>
          <w:rPrChange w:author="Brunna Sarasá Iwamura" w:date="2026-08-11T15:33:56.426Z" w16du:dateUtc="2026-08-11T15:33:56.426Z" w:id="735599450">
            <w:rPr>
              <w:color w:val="351C75"/>
              <w:sz w:val="34"/>
              <w:szCs w:val="34"/>
            </w:rPr>
          </w:rPrChange>
        </w:rPr>
        <w:t>Viver em Juiz de Fora</w:t>
      </w:r>
    </w:p>
    <w:p w:rsidR="008D437C" w:rsidP="22F3DE31" w:rsidRDefault="00AD702E" w14:paraId="69021CAE" w14:textId="77777777">
      <w:pPr>
        <w:numPr>
          <w:ilvl w:val="0"/>
          <w:numId w:val="4"/>
        </w:numPr>
        <w:spacing w:before="240"/>
        <w:jc w:val="both"/>
        <w:rPr>
          <w:color w:val="351C75"/>
          <w:highlight w:val="yellow"/>
          <w:rPrChange w:author="Brunna Sarasá Iwamura" w:date="2026-08-11T15:33:56.427Z" w:id="1096030680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33:56.426Z" w16du:dateUtc="2026-08-11T15:33:56.426Z" w:id="1064826092">
            <w:rPr>
              <w:b w:val="1"/>
              <w:bCs w:val="1"/>
              <w:color w:val="351C75"/>
            </w:rPr>
          </w:rPrChange>
        </w:rPr>
        <w:t>Custo de Vida:</w:t>
      </w:r>
      <w:r w:rsidRPr="22F3DE31" w:rsidR="12A858D9">
        <w:rPr>
          <w:color w:val="351C75"/>
          <w:highlight w:val="yellow"/>
          <w:rPrChange w:author="Brunna Sarasá Iwamura" w:date="2026-08-11T15:33:56.427Z" w16du:dateUtc="2026-08-11T15:33:56.427Z" w:id="1894865500">
            <w:rPr>
              <w:color w:val="351C75"/>
            </w:rPr>
          </w:rPrChange>
        </w:rPr>
        <w:t xml:space="preserve"> Juiz de Fora oferece um custo de vida acessível em comparação com outras grandes cidades brasileiras, com opções de moradia, alimentação e transporte a preços razoáveis, tornando-a uma cidade ideal para estudantes. Vale ressaltar que os custos podem variar bastante conforme o bairro e o estilo de vida.</w:t>
      </w:r>
    </w:p>
    <w:p w:rsidR="008D437C" w:rsidP="22F3DE31" w:rsidRDefault="008D437C" w14:paraId="69021CAF" w14:textId="77777777">
      <w:pPr>
        <w:ind w:left="720"/>
        <w:jc w:val="both"/>
        <w:rPr>
          <w:color w:val="351C75"/>
          <w:highlight w:val="yellow"/>
          <w:rPrChange w:author="Brunna Sarasá Iwamura" w:date="2026-08-11T15:33:56.427Z" w:id="964596428">
            <w:rPr>
              <w:color w:val="351C75"/>
            </w:rPr>
          </w:rPrChange>
        </w:rPr>
      </w:pPr>
    </w:p>
    <w:p w:rsidR="008D437C" w:rsidP="22F3DE31" w:rsidRDefault="00AD702E" w14:paraId="69021CB0" w14:textId="77777777">
      <w:pPr>
        <w:numPr>
          <w:ilvl w:val="0"/>
          <w:numId w:val="4"/>
        </w:numPr>
        <w:jc w:val="both"/>
        <w:rPr>
          <w:color w:val="351C75"/>
          <w:highlight w:val="yellow"/>
          <w:rPrChange w:author="Brunna Sarasá Iwamura" w:date="2026-08-11T15:33:56.428Z" w:id="1857867722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33:56.427Z" w16du:dateUtc="2026-08-11T15:33:56.427Z" w:id="263343186">
            <w:rPr>
              <w:b w:val="1"/>
              <w:bCs w:val="1"/>
              <w:color w:val="351C75"/>
            </w:rPr>
          </w:rPrChange>
        </w:rPr>
        <w:t>Cultura e Lazer:</w:t>
      </w:r>
      <w:r w:rsidRPr="22F3DE31" w:rsidR="12A858D9">
        <w:rPr>
          <w:color w:val="351C75"/>
          <w:highlight w:val="yellow"/>
          <w:rPrChange w:author="Brunna Sarasá Iwamura" w:date="2026-08-11T15:33:56.427Z" w16du:dateUtc="2026-08-11T15:33:56.427Z" w:id="1708110616">
            <w:rPr>
              <w:color w:val="351C75"/>
            </w:rPr>
          </w:rPrChange>
        </w:rPr>
        <w:t xml:space="preserve"> A cidade possui uma rica vida cultural, com teatros, museus, cinemas e eventos artísticos ao longo do ano, além de uma variedade de bares, restaurantes e espaços de lazer, garantindo diversas opções de entretenimento.</w:t>
      </w:r>
    </w:p>
    <w:p w:rsidR="008D437C" w:rsidP="22F3DE31" w:rsidRDefault="008D437C" w14:paraId="69021CB1" w14:textId="77777777">
      <w:pPr>
        <w:ind w:left="720"/>
        <w:jc w:val="both"/>
        <w:rPr>
          <w:color w:val="351C75"/>
          <w:highlight w:val="yellow"/>
          <w:rPrChange w:author="Brunna Sarasá Iwamura" w:date="2026-08-11T15:33:56.428Z" w:id="572677055">
            <w:rPr>
              <w:color w:val="351C75"/>
            </w:rPr>
          </w:rPrChange>
        </w:rPr>
      </w:pPr>
    </w:p>
    <w:p w:rsidR="008D437C" w:rsidP="22F3DE31" w:rsidRDefault="00AD702E" w14:paraId="69021CB2" w14:textId="77777777">
      <w:pPr>
        <w:numPr>
          <w:ilvl w:val="0"/>
          <w:numId w:val="4"/>
        </w:numPr>
        <w:jc w:val="both"/>
        <w:rPr>
          <w:color w:val="351C75"/>
          <w:highlight w:val="yellow"/>
          <w:rPrChange w:author="Brunna Sarasá Iwamura" w:date="2026-08-11T15:33:56.428Z" w:id="1032454922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33:56.428Z" w16du:dateUtc="2026-08-11T15:33:56.428Z" w:id="151421846">
            <w:rPr>
              <w:b w:val="1"/>
              <w:bCs w:val="1"/>
              <w:color w:val="351C75"/>
            </w:rPr>
          </w:rPrChange>
        </w:rPr>
        <w:t>Clima e Geografia:</w:t>
      </w:r>
      <w:r w:rsidRPr="22F3DE31" w:rsidR="12A858D9">
        <w:rPr>
          <w:color w:val="351C75"/>
          <w:highlight w:val="yellow"/>
          <w:rPrChange w:author="Brunna Sarasá Iwamura" w:date="2026-08-11T15:33:56.428Z" w16du:dateUtc="2026-08-11T15:33:56.428Z" w:id="109146932">
            <w:rPr>
              <w:color w:val="351C75"/>
            </w:rPr>
          </w:rPrChange>
        </w:rPr>
        <w:t xml:space="preserve"> Juiz de Fora apresenta um clima ameno, com temperaturas agradáveis durante todo o ano, e está situada em uma região de beleza natural, cercada por montanhas e áreas verdes, ideal para atividades ao ar livre.</w:t>
      </w:r>
    </w:p>
    <w:p w:rsidR="008D437C" w:rsidP="22F3DE31" w:rsidRDefault="008D437C" w14:paraId="69021CB3" w14:textId="77777777">
      <w:pPr>
        <w:ind w:left="720"/>
        <w:jc w:val="both"/>
        <w:rPr>
          <w:color w:val="351C75"/>
          <w:highlight w:val="yellow"/>
          <w:rPrChange w:author="Brunna Sarasá Iwamura" w:date="2026-08-11T15:33:56.429Z" w:id="976624295">
            <w:rPr>
              <w:color w:val="351C75"/>
            </w:rPr>
          </w:rPrChange>
        </w:rPr>
      </w:pPr>
    </w:p>
    <w:p w:rsidR="008D437C" w:rsidP="22F3DE31" w:rsidRDefault="00AD702E" w14:paraId="69021CB4" w14:textId="77777777">
      <w:pPr>
        <w:numPr>
          <w:ilvl w:val="0"/>
          <w:numId w:val="4"/>
        </w:numPr>
        <w:jc w:val="both"/>
        <w:rPr>
          <w:color w:val="351C75"/>
          <w:highlight w:val="yellow"/>
          <w:rPrChange w:author="Brunna Sarasá Iwamura" w:date="2026-08-11T15:33:56.429Z" w:id="348722549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33:56.429Z" w16du:dateUtc="2026-08-11T15:33:56.429Z" w:id="1291824290">
            <w:rPr>
              <w:b w:val="1"/>
              <w:bCs w:val="1"/>
              <w:color w:val="351C75"/>
            </w:rPr>
          </w:rPrChange>
        </w:rPr>
        <w:t>Transporte Público:</w:t>
      </w:r>
      <w:r w:rsidRPr="22F3DE31" w:rsidR="12A858D9">
        <w:rPr>
          <w:color w:val="351C75"/>
          <w:highlight w:val="yellow"/>
          <w:rPrChange w:author="Brunna Sarasá Iwamura" w:date="2026-08-11T15:33:56.429Z" w16du:dateUtc="2026-08-11T15:33:56.429Z" w:id="1488209333">
            <w:rPr>
              <w:color w:val="351C75"/>
            </w:rPr>
          </w:rPrChange>
        </w:rPr>
        <w:t xml:space="preserve"> A cidade conta com um sistema de transporte público eficiente, facilitando o deslocamento dos estudantes entre o campus e outras áreas de Juiz de Fora.</w:t>
      </w:r>
    </w:p>
    <w:p w:rsidR="008D437C" w:rsidP="22F3DE31" w:rsidRDefault="008D437C" w14:paraId="69021CB5" w14:textId="77777777">
      <w:pPr>
        <w:ind w:left="720"/>
        <w:jc w:val="both"/>
        <w:rPr>
          <w:color w:val="351C75"/>
          <w:highlight w:val="yellow"/>
          <w:rPrChange w:author="Brunna Sarasá Iwamura" w:date="2026-08-11T15:33:56.429Z" w:id="18301994">
            <w:rPr>
              <w:color w:val="351C75"/>
            </w:rPr>
          </w:rPrChange>
        </w:rPr>
      </w:pPr>
    </w:p>
    <w:p w:rsidR="008D437C" w:rsidP="22F3DE31" w:rsidRDefault="00AD702E" w14:paraId="69021CB6" w14:textId="77777777">
      <w:pPr>
        <w:numPr>
          <w:ilvl w:val="0"/>
          <w:numId w:val="4"/>
        </w:numPr>
        <w:spacing w:after="240"/>
        <w:jc w:val="both"/>
        <w:rPr>
          <w:color w:val="351C75"/>
          <w:highlight w:val="yellow"/>
          <w:rPrChange w:author="Brunna Sarasá Iwamura" w:date="2026-08-11T15:33:56.43Z" w:id="922031758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1T15:33:56.43Z" w16du:dateUtc="2026-08-11T15:33:56.43Z" w:id="827067030">
            <w:rPr>
              <w:b w:val="1"/>
              <w:bCs w:val="1"/>
              <w:color w:val="351C75"/>
            </w:rPr>
          </w:rPrChange>
        </w:rPr>
        <w:t>Saúde e Segurança:</w:t>
      </w:r>
      <w:r w:rsidRPr="22F3DE31" w:rsidR="12A858D9">
        <w:rPr>
          <w:color w:val="351C75"/>
          <w:highlight w:val="yellow"/>
          <w:rPrChange w:author="Brunna Sarasá Iwamura" w:date="2026-08-11T15:33:56.43Z" w16du:dateUtc="2026-08-11T15:33:56.43Z" w:id="1605047819">
            <w:rPr>
              <w:color w:val="351C75"/>
            </w:rPr>
          </w:rPrChange>
        </w:rPr>
        <w:t xml:space="preserve"> Juiz de Fora possui uma infraestrutura de saúde bem desenvolvida e é considerada uma cidade segura, proporcionando um ambiente tranquilo para os estudantes. A UFJF está presente também na cidade de Governador Valadares. Para saber mais sobre a vida nesta outra cidade, basta contatar o time de Relações Internacionais da UFJF.</w:t>
      </w:r>
    </w:p>
    <w:p w:rsidR="008D437C" w:rsidRDefault="005A2F87" w14:paraId="69021CB7" w14:textId="77777777">
      <w:pPr>
        <w:jc w:val="both"/>
        <w:rPr>
          <w:color w:val="351C75"/>
        </w:rPr>
      </w:pPr>
      <w:r>
        <w:rPr>
          <w:noProof/>
        </w:rPr>
      </w:r>
      <w:r>
        <w:pict w14:anchorId="1042992F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P="22F3DE31" w:rsidRDefault="00AD702E" w14:paraId="69021CB8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  <w:highlight w:val="yellow"/>
          <w:rPrChange w:author="Brunna Sarasá Iwamura" w:date="2026-08-10T21:59:18.313Z" w:id="2121953354">
            <w:rPr>
              <w:color w:val="351C75"/>
              <w:sz w:val="34"/>
              <w:szCs w:val="34"/>
            </w:rPr>
          </w:rPrChange>
        </w:rPr>
      </w:pPr>
      <w:bookmarkStart w:name="_ntc4w2f4jkb1" w:id="6"/>
      <w:bookmarkEnd w:id="6"/>
      <w:r w:rsidRPr="22F3DE31" w:rsidR="12A858D9">
        <w:rPr>
          <w:color w:val="351C75"/>
          <w:sz w:val="34"/>
          <w:szCs w:val="34"/>
          <w:highlight w:val="yellow"/>
          <w:rPrChange w:author="Brunna Sarasá Iwamura" w:date="2026-08-10T21:59:18.312Z" w16du:dateUtc="2026-08-10T21:59:18.312Z" w:id="211488268">
            <w:rPr>
              <w:color w:val="351C75"/>
              <w:sz w:val="34"/>
              <w:szCs w:val="34"/>
            </w:rPr>
          </w:rPrChange>
        </w:rPr>
        <w:t xml:space="preserve">Perguntas Frequentes (FAQ) </w:t>
      </w:r>
      <w:r w:rsidRPr="22F3DE31" w:rsidR="12A858D9">
        <w:rPr>
          <w:color w:val="351C75"/>
          <w:sz w:val="34"/>
          <w:szCs w:val="34"/>
          <w:highlight w:val="yellow"/>
          <w:rPrChange w:author="Brunna Sarasá Iwamura" w:date="2026-08-10T21:59:18.312Z" w16du:dateUtc="2026-08-10T21:59:18.312Z" w:id="1748401378">
            <w:rPr>
              <w:color w:val="351C75"/>
              <w:sz w:val="34"/>
              <w:szCs w:val="34"/>
            </w:rPr>
          </w:rPrChange>
        </w:rPr>
        <w:t>sobre Estudar</w:t>
      </w:r>
      <w:r w:rsidRPr="22F3DE31" w:rsidR="12A858D9">
        <w:rPr>
          <w:color w:val="351C75"/>
          <w:sz w:val="34"/>
          <w:szCs w:val="34"/>
          <w:highlight w:val="yellow"/>
          <w:rPrChange w:author="Brunna Sarasá Iwamura" w:date="2026-08-10T21:59:18.312Z" w16du:dateUtc="2026-08-10T21:59:18.312Z" w:id="1350539385">
            <w:rPr>
              <w:color w:val="351C75"/>
              <w:sz w:val="34"/>
              <w:szCs w:val="34"/>
            </w:rPr>
          </w:rPrChange>
        </w:rPr>
        <w:t xml:space="preserve"> na UFJF</w:t>
      </w:r>
    </w:p>
    <w:p w:rsidR="008D437C" w:rsidP="22F3DE31" w:rsidRDefault="00AD702E" w14:paraId="69021CB9" w14:textId="77777777">
      <w:pPr>
        <w:spacing w:before="240" w:after="240"/>
        <w:jc w:val="both"/>
        <w:rPr>
          <w:color w:val="351C75"/>
          <w:highlight w:val="yellow"/>
          <w:rPrChange w:author="Brunna Sarasá Iwamura" w:date="2026-08-10T21:59:18.314Z" w:id="1265908525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0T21:59:18.314Z" w16du:dateUtc="2026-08-10T21:59:18.314Z" w:id="1821354727">
            <w:rPr>
              <w:color w:val="351C75"/>
            </w:rPr>
          </w:rPrChange>
        </w:rPr>
        <w:t>Aqui, você encontrará respostas para algumas das perguntas mais comuns de estudantes internacionais. Para informações detalhadas e atualizadas, consulte sempre o site oficial da UFJF ou entre em contato com a Diretoria de Relações Internacionais (DRI). Note que algumas informações no site podem estar disponíveis apenas em português.</w:t>
      </w:r>
    </w:p>
    <w:p w:rsidR="008D437C" w:rsidP="22F3DE31" w:rsidRDefault="00AD702E" w14:paraId="69021CBA" w14:textId="77777777">
      <w:pPr>
        <w:numPr>
          <w:ilvl w:val="0"/>
          <w:numId w:val="6"/>
        </w:numPr>
        <w:spacing w:before="240"/>
        <w:jc w:val="both"/>
        <w:rPr>
          <w:color w:val="351C75"/>
          <w:highlight w:val="yellow"/>
          <w:rPrChange w:author="Brunna Sarasá Iwamura" w:date="2026-08-10T21:57:35.768Z" w:id="1583934911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15Z" w16du:dateUtc="2026-08-10T21:59:18.315Z" w:id="873788421">
            <w:rPr>
              <w:b w:val="1"/>
              <w:bCs w:val="1"/>
              <w:color w:val="351C75"/>
            </w:rPr>
          </w:rPrChange>
        </w:rPr>
        <w:t>Cursos e Programas Acadêmicos</w:t>
      </w:r>
    </w:p>
    <w:p w:rsidR="008D437C" w:rsidP="22F3DE31" w:rsidRDefault="00AD702E" w14:paraId="69021CBB" w14:textId="0BA6FC97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0T21:57:35.77Z" w:id="273036654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16Z" w16du:dateUtc="2026-08-10T21:59:18.316Z" w:id="17058043">
            <w:rPr>
              <w:b w:val="1"/>
              <w:bCs w:val="1"/>
              <w:color w:val="351C75"/>
            </w:rPr>
          </w:rPrChange>
        </w:rPr>
        <w:t>Quais cursos de graduação a UFJF oferece?</w:t>
      </w:r>
      <w:r w:rsidRPr="22F3DE31" w:rsidR="12A858D9">
        <w:rPr>
          <w:color w:val="351C75"/>
          <w:highlight w:val="yellow"/>
          <w:rPrChange w:author="Brunna Sarasá Iwamura" w:date="2026-08-10T21:57:35.769Z" w16du:dateUtc="2026-08-10T21:57:35.769Z" w:id="1532174189">
            <w:rPr>
              <w:color w:val="351C75"/>
            </w:rPr>
          </w:rPrChange>
        </w:rPr>
        <w:t xml:space="preserve"> </w:t>
      </w:r>
      <w:r w:rsidRPr="22F3DE31" w:rsidR="12A858D9">
        <w:rPr>
          <w:color w:val="351C75"/>
          <w:highlight w:val="yellow"/>
          <w:rPrChange w:author="Brunna Sarasá Iwamura" w:date="2026-08-10T21:57:35.77Z" w16du:dateUtc="2026-08-10T21:57:35.77Z" w:id="1982546305">
            <w:rPr>
              <w:color w:val="351C75"/>
            </w:rPr>
          </w:rPrChange>
        </w:rPr>
        <w:t>A UFJF oferece 88 cursos de graduação em diversas áreas do conhecimento. A lista completa está disponível no site oficial da universidade.</w:t>
      </w:r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BC" w14:textId="77777777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0T21:57:35.771Z" w:id="16901745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2Z" w16du:dateUtc="2026-08-10T21:59:18.32Z" w:id="16297455">
            <w:rPr>
              <w:b w:val="1"/>
              <w:bCs w:val="1"/>
              <w:color w:val="351C75"/>
            </w:rPr>
          </w:rPrChange>
        </w:rPr>
        <w:t>A UFJF oferece programas de pós-graduação</w:t>
      </w:r>
      <w:r w:rsidRPr="22F3DE31" w:rsidR="12A858D9">
        <w:rPr>
          <w:color w:val="351C75"/>
          <w:highlight w:val="yellow"/>
          <w:rPrChange w:author="Brunna Sarasá Iwamura" w:date="2026-08-10T21:57:35.771Z" w16du:dateUtc="2026-08-10T21:57:35.771Z" w:id="1818037390">
            <w:rPr>
              <w:color w:val="351C75"/>
            </w:rPr>
          </w:rPrChange>
        </w:rPr>
        <w:t>? Sim, a produção de conhecimento e a formação de profissionais altamente qualificados são critérios que balizam os 44 mestrados, 26 doutorados e especializações, além de cursos de aperfeiçoamento e de residências médica, de saúde e multiprofissional, oferecidos pela UFJF.</w:t>
      </w:r>
    </w:p>
    <w:p w:rsidR="008D437C" w:rsidP="22F3DE31" w:rsidRDefault="008D437C" w14:paraId="69021CBD" w14:textId="77777777">
      <w:pPr>
        <w:ind w:left="1440"/>
        <w:jc w:val="both"/>
        <w:rPr>
          <w:color w:val="351C75"/>
          <w:highlight w:val="yellow"/>
          <w:rPrChange w:author="Brunna Sarasá Iwamura" w:date="2026-08-10T21:59:18.323Z" w:id="1929789128">
            <w:rPr>
              <w:color w:val="351C75"/>
            </w:rPr>
          </w:rPrChange>
        </w:rPr>
      </w:pPr>
    </w:p>
    <w:p w:rsidR="008D437C" w:rsidP="22F3DE31" w:rsidRDefault="00AD702E" w14:paraId="69021CBE" w14:textId="77777777">
      <w:pPr>
        <w:numPr>
          <w:ilvl w:val="0"/>
          <w:numId w:val="6"/>
        </w:numPr>
        <w:jc w:val="both"/>
        <w:rPr>
          <w:color w:val="351C75"/>
          <w:highlight w:val="yellow"/>
          <w:rPrChange w:author="Brunna Sarasá Iwamura" w:date="2026-08-10T21:59:18.323Z" w:id="1044196016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23Z" w16du:dateUtc="2026-08-10T21:59:18.323Z" w:id="418476685">
            <w:rPr>
              <w:b w:val="1"/>
              <w:bCs w:val="1"/>
              <w:color w:val="351C75"/>
            </w:rPr>
          </w:rPrChange>
        </w:rPr>
        <w:t>Processo Seletivo e Admissão</w:t>
      </w:r>
    </w:p>
    <w:p w:rsidR="008D437C" w:rsidP="22F3DE31" w:rsidRDefault="00AD702E" w14:paraId="69021CBF" w14:textId="77777777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0T21:59:18.327Z" w:id="523855547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23Z" w16du:dateUtc="2026-08-10T21:59:18.323Z" w:id="1294579431">
            <w:rPr>
              <w:b w:val="1"/>
              <w:bCs w:val="1"/>
              <w:color w:val="351C75"/>
            </w:rPr>
          </w:rPrChange>
        </w:rPr>
        <w:t>Como posso me candidatar aos cursos da UFJF?</w:t>
      </w:r>
      <w:r w:rsidRPr="22F3DE31" w:rsidR="12A858D9">
        <w:rPr>
          <w:color w:val="351C75"/>
          <w:highlight w:val="yellow"/>
          <w:rPrChange w:author="Brunna Sarasá Iwamura" w:date="2026-08-10T21:59:18.324Z" w16du:dateUtc="2026-08-10T21:59:18.324Z" w:id="1533210915">
            <w:rPr>
              <w:color w:val="351C75"/>
            </w:rPr>
          </w:rPrChange>
        </w:rPr>
        <w:t xml:space="preserve"> As informações sobre processos seletivos para estudantes internacionais estão disponíveis na página da Diretoria de Relações Internacionais (DRI). Para checar, acesse: </w:t>
      </w:r>
      <w:hyperlink r:id="R0af7d8ff90ee459a">
        <w:r w:rsidRPr="22F3DE31" w:rsidR="12A858D9">
          <w:rPr>
            <w:color w:val="351C75"/>
            <w:highlight w:val="yellow"/>
            <w:u w:val="single"/>
            <w:rPrChange w:author="Brunna Sarasá Iwamura" w:date="2026-08-10T21:59:18.325Z" w16du:dateUtc="2026-08-10T21:59:18.325Z" w:id="1918022371">
              <w:rPr>
                <w:color w:val="351C75"/>
                <w:u w:val="single"/>
              </w:rPr>
            </w:rPrChange>
          </w:rPr>
          <w:t>https://www2.ufjf.br/internationaloffice/incoming-2/formas-de-ingresso-estudantes-internacionais/</w:t>
        </w:r>
      </w:hyperlink>
      <w:r w:rsidRPr="22F3DE31" w:rsidR="12A858D9">
        <w:rPr>
          <w:color w:val="351C75"/>
          <w:highlight w:val="yellow"/>
          <w:rPrChange w:author="Brunna Sarasá Iwamura" w:date="2026-08-10T21:59:18.326Z" w16du:dateUtc="2026-08-10T21:59:18.326Z" w:id="1680228104">
            <w:rPr>
              <w:color w:val="351C75"/>
            </w:rPr>
          </w:rPrChange>
        </w:rPr>
        <w:t>.</w:t>
      </w:r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C0" w14:textId="182EB679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0T21:59:18.329Z" w:id="91235995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27Z" w16du:dateUtc="2026-08-10T21:59:18.327Z" w:id="92405624">
            <w:rPr>
              <w:b w:val="1"/>
              <w:bCs w:val="1"/>
              <w:color w:val="351C75"/>
            </w:rPr>
          </w:rPrChange>
        </w:rPr>
        <w:t>É necessário comprovar proficiência em português?</w:t>
      </w:r>
      <w:r w:rsidRPr="22F3DE31" w:rsidR="12A858D9">
        <w:rPr>
          <w:color w:val="351C75"/>
          <w:highlight w:val="yellow"/>
          <w:rPrChange w:author="Brunna Sarasá Iwamura" w:date="2026-08-10T21:59:18.327Z" w16du:dateUtc="2026-08-10T21:59:18.327Z" w:id="285147652">
            <w:rPr>
              <w:color w:val="351C75"/>
            </w:rPr>
          </w:rPrChange>
        </w:rPr>
        <w:t xml:space="preserve"> A UFJF </w:t>
      </w:r>
      <w:r w:rsidRPr="22F3DE31" w:rsidR="69AF183E">
        <w:rPr>
          <w:color w:val="351C75"/>
          <w:highlight w:val="yellow"/>
          <w:rPrChange w:author="Brunna Sarasá Iwamura" w:date="2026-08-10T21:59:18.327Z" w16du:dateUtc="2026-08-10T21:59:18.327Z" w:id="142426793">
            <w:rPr>
              <w:color w:val="351C75"/>
            </w:rPr>
          </w:rPrChange>
        </w:rPr>
        <w:t xml:space="preserve">orienta e prepara para a </w:t>
      </w:r>
      <w:r w:rsidRPr="22F3DE31" w:rsidR="12A858D9">
        <w:rPr>
          <w:color w:val="351C75"/>
          <w:highlight w:val="yellow"/>
          <w:rPrChange w:author="Brunna Sarasá Iwamura" w:date="2026-08-10T21:59:18.328Z" w16du:dateUtc="2026-08-10T21:59:18.328Z" w:id="1339588369">
            <w:rPr>
              <w:color w:val="351C75"/>
            </w:rPr>
          </w:rPrChange>
        </w:rPr>
        <w:t xml:space="preserve">proficiência em português, geralmente por meio do exame </w:t>
      </w:r>
      <w:r w:rsidRPr="22F3DE31" w:rsidR="12A858D9">
        <w:rPr>
          <w:color w:val="351C75"/>
          <w:highlight w:val="yellow"/>
          <w:rPrChange w:author="Brunna Sarasá Iwamura" w:date="2026-08-10T21:59:18.328Z" w16du:dateUtc="2026-08-10T21:59:18.328Z" w:id="1469423283">
            <w:rPr>
              <w:color w:val="351C75"/>
            </w:rPr>
          </w:rPrChange>
        </w:rPr>
        <w:t>CELPE-Bras</w:t>
      </w:r>
      <w:r w:rsidRPr="22F3DE31" w:rsidR="12A858D9">
        <w:rPr>
          <w:color w:val="351C75"/>
          <w:highlight w:val="yellow"/>
          <w:rPrChange w:author="Brunna Sarasá Iwamura" w:date="2026-08-10T21:59:18.328Z" w16du:dateUtc="2026-08-10T21:59:18.328Z" w:id="1259778922">
            <w:rPr>
              <w:color w:val="351C75"/>
            </w:rPr>
          </w:rPrChange>
        </w:rPr>
        <w:t xml:space="preserve">. </w:t>
      </w:r>
      <w:r w:rsidRPr="22F3DE31" w:rsidR="69AF183E">
        <w:rPr>
          <w:color w:val="351C75"/>
          <w:highlight w:val="yellow"/>
          <w:rPrChange w:author="Brunna Sarasá Iwamura" w:date="2026-08-10T21:59:18.328Z" w16du:dateUtc="2026-08-10T21:59:18.328Z" w:id="1604697410">
            <w:rPr>
              <w:color w:val="351C75"/>
            </w:rPr>
          </w:rPrChange>
        </w:rPr>
        <w:t xml:space="preserve">Contudo, há disciplinas na graduação e pós-graduação que podem ser ofertadas em outras línguas. </w:t>
      </w:r>
      <w:r w:rsidRPr="22F3DE31" w:rsidR="12A858D9">
        <w:rPr>
          <w:color w:val="351C75"/>
          <w:highlight w:val="yellow"/>
          <w:rPrChange w:author="Brunna Sarasá Iwamura" w:date="2026-08-10T21:59:18.328Z" w16du:dateUtc="2026-08-10T21:59:18.328Z" w:id="392280635">
            <w:rPr>
              <w:color w:val="351C75"/>
            </w:rPr>
          </w:rPrChange>
        </w:rPr>
        <w:t>Mais informações podem ser encontradas no site oficial da DRI.</w:t>
      </w:r>
    </w:p>
    <w:p w:rsidR="008D437C" w:rsidP="22F3DE31" w:rsidRDefault="008D437C" w14:paraId="69021CC1" w14:textId="77777777">
      <w:pPr>
        <w:ind w:left="1440"/>
        <w:jc w:val="both"/>
        <w:rPr>
          <w:color w:val="351C75"/>
          <w:highlight w:val="yellow"/>
          <w:rPrChange w:author="Brunna Sarasá Iwamura" w:date="2026-08-10T21:59:18.329Z" w:id="768776184">
            <w:rPr>
              <w:color w:val="351C75"/>
            </w:rPr>
          </w:rPrChange>
        </w:rPr>
      </w:pPr>
    </w:p>
    <w:p w:rsidR="008D437C" w:rsidP="22F3DE31" w:rsidRDefault="00AD702E" w14:paraId="69021CC2" w14:textId="77777777">
      <w:pPr>
        <w:numPr>
          <w:ilvl w:val="0"/>
          <w:numId w:val="6"/>
        </w:numPr>
        <w:jc w:val="both"/>
        <w:rPr>
          <w:color w:val="351C75"/>
          <w:highlight w:val="yellow"/>
          <w:rPrChange w:author="Brunna Sarasá Iwamura" w:date="2026-08-10T21:59:18.33Z" w:id="1415942785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29Z" w16du:dateUtc="2026-08-10T21:59:18.329Z" w:id="847458459">
            <w:rPr>
              <w:b w:val="1"/>
              <w:bCs w:val="1"/>
              <w:color w:val="351C75"/>
            </w:rPr>
          </w:rPrChange>
        </w:rPr>
        <w:t>Vida no Campus e Suporte ao Estudante</w:t>
      </w:r>
    </w:p>
    <w:p w:rsidR="008D437C" w:rsidP="22F3DE31" w:rsidRDefault="00AD702E" w14:paraId="69021CC3" w14:textId="77777777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0T21:59:18.33Z" w:id="576871415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3Z" w16du:dateUtc="2026-08-10T21:59:18.33Z" w:id="1721985427">
            <w:rPr>
              <w:b w:val="1"/>
              <w:bCs w:val="1"/>
              <w:color w:val="351C75"/>
            </w:rPr>
          </w:rPrChange>
        </w:rPr>
        <w:t>Quais serviços de apoio a UFJF oferece aos estudantes internacionais?</w:t>
      </w:r>
      <w:r w:rsidRPr="22F3DE31" w:rsidR="12A858D9">
        <w:rPr>
          <w:color w:val="351C75"/>
          <w:highlight w:val="yellow"/>
          <w:rPrChange w:author="Brunna Sarasá Iwamura" w:date="2026-08-10T21:59:18.33Z" w16du:dateUtc="2026-08-10T21:59:18.33Z" w:id="786367147">
            <w:rPr>
              <w:color w:val="351C75"/>
            </w:rPr>
          </w:rPrChange>
        </w:rPr>
        <w:t xml:space="preserve"> A universidade oferece orientação acadêmica, suporte psicológico, serviços de saúde, programas de inclusão e cursos de português para estrangeiros.</w:t>
      </w:r>
    </w:p>
    <w:p w:rsidR="008D437C" w:rsidP="22F3DE31" w:rsidRDefault="00AD702E" w14:paraId="69021CC4" w14:textId="77777777">
      <w:pPr>
        <w:numPr>
          <w:ilvl w:val="1"/>
          <w:numId w:val="6"/>
        </w:numPr>
        <w:jc w:val="both"/>
        <w:rPr>
          <w:color w:val="351C75"/>
          <w:highlight w:val="yellow"/>
          <w:rPrChange w:author="Brunna Sarasá Iwamura" w:date="2026-08-10T21:59:18.331Z" w:id="182201955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1:59:18.33Z" w16du:dateUtc="2026-08-10T21:59:18.33Z" w:id="1912216409">
            <w:rPr>
              <w:b w:val="1"/>
              <w:bCs w:val="1"/>
              <w:color w:val="351C75"/>
            </w:rPr>
          </w:rPrChange>
        </w:rPr>
        <w:t>Há opções de moradia no campus?</w:t>
      </w:r>
      <w:r w:rsidRPr="22F3DE31" w:rsidR="12A858D9">
        <w:rPr>
          <w:color w:val="351C75"/>
          <w:highlight w:val="yellow"/>
          <w:rPrChange w:author="Brunna Sarasá Iwamura" w:date="2026-08-10T21:59:18.331Z" w16du:dateUtc="2026-08-10T21:59:18.331Z" w:id="909963414">
            <w:rPr>
              <w:color w:val="351C75"/>
            </w:rPr>
          </w:rPrChange>
        </w:rPr>
        <w:t xml:space="preserve"> A Moradia Estudantil é um programa de assistência estudantil que oferece residência temporária aos estudantes regularmente matriculados nos cursos de graduação presencial do campus Juiz de Fora. A </w:t>
      </w:r>
      <w:r w:rsidRPr="22F3DE31" w:rsidR="12A858D9">
        <w:rPr>
          <w:color w:val="351C75"/>
          <w:highlight w:val="yellow"/>
          <w:rPrChange w:author="Brunna Sarasá Iwamura" w:date="2026-08-10T21:59:18.331Z" w16du:dateUtc="2026-08-10T21:59:18.331Z" w:id="182533521">
            <w:rPr>
              <w:color w:val="351C75"/>
            </w:rPr>
          </w:rPrChange>
        </w:rPr>
        <w:t>universidade, através da DRI, oferece aos estudantes internacionais orientações para encontrar Moradia Universitária.</w:t>
      </w:r>
      <w:r w:rsidRPr="22F3DE31" w:rsidR="12A858D9">
        <w:rPr>
          <w:color w:val="351C75"/>
        </w:rPr>
        <w:t xml:space="preserve"> </w:t>
      </w:r>
    </w:p>
    <w:p w:rsidR="008D437C" w:rsidRDefault="008D437C" w14:paraId="69021CC5" w14:textId="77777777">
      <w:pPr>
        <w:jc w:val="both"/>
      </w:pPr>
    </w:p>
    <w:p w:rsidR="008D437C" w:rsidRDefault="005A2F87" w14:paraId="69021CC6" w14:textId="77777777">
      <w:pPr>
        <w:jc w:val="both"/>
        <w:rPr>
          <w:color w:val="351C75"/>
        </w:rPr>
      </w:pPr>
      <w:r>
        <w:rPr>
          <w:noProof/>
        </w:rPr>
      </w:r>
      <w:r>
        <w:pict w14:anchorId="6CB89776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P="22F3DE31" w:rsidRDefault="00AD702E" w14:paraId="69021CC7" w14:textId="77777777">
      <w:pPr>
        <w:pStyle w:val="Ttulo2"/>
        <w:keepNext w:val="0"/>
        <w:keepLines w:val="0"/>
        <w:jc w:val="both"/>
        <w:rPr>
          <w:color w:val="351C75"/>
          <w:highlight w:val="yellow"/>
          <w:rPrChange w:author="Brunna Sarasá Iwamura" w:date="2026-08-10T22:02:37.334Z" w:id="142441950">
            <w:rPr>
              <w:color w:val="351C75"/>
            </w:rPr>
          </w:rPrChange>
        </w:rPr>
      </w:pPr>
      <w:bookmarkStart w:name="_lhtm9lysr67t" w:id="7"/>
      <w:bookmarkEnd w:id="7"/>
      <w:r w:rsidRPr="22F3DE31" w:rsidR="12A858D9">
        <w:rPr>
          <w:color w:val="351C75"/>
          <w:sz w:val="34"/>
          <w:szCs w:val="34"/>
          <w:highlight w:val="yellow"/>
          <w:rPrChange w:author="Brunna Sarasá Iwamura" w:date="2026-08-10T22:02:37.333Z" w16du:dateUtc="2026-08-10T22:02:37.333Z" w:id="466068912">
            <w:rPr>
              <w:color w:val="351C75"/>
              <w:sz w:val="34"/>
              <w:szCs w:val="34"/>
            </w:rPr>
          </w:rPrChange>
        </w:rPr>
        <w:t>Contato: Diretoria de Relações Internacionais (DRI)</w:t>
      </w:r>
    </w:p>
    <w:p w:rsidR="008D437C" w:rsidP="22F3DE31" w:rsidRDefault="00AD702E" w14:paraId="69021CC8" w14:textId="77777777">
      <w:pPr>
        <w:numPr>
          <w:ilvl w:val="0"/>
          <w:numId w:val="1"/>
        </w:numPr>
        <w:spacing w:before="200"/>
        <w:jc w:val="both"/>
        <w:rPr>
          <w:color w:val="351C75"/>
          <w:highlight w:val="yellow"/>
          <w:rPrChange w:author="Brunna Sarasá Iwamura" w:date="2026-08-10T22:02:37.334Z" w:id="757153117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2:37.334Z" w16du:dateUtc="2026-08-10T22:02:37.334Z" w:id="40706046">
            <w:rPr>
              <w:b w:val="1"/>
              <w:bCs w:val="1"/>
              <w:color w:val="351C75"/>
            </w:rPr>
          </w:rPrChange>
        </w:rPr>
        <w:t>Canais de Atendimento:</w:t>
      </w:r>
    </w:p>
    <w:p w:rsidR="008D437C" w:rsidP="22F3DE31" w:rsidRDefault="00AD702E" w14:paraId="69021CC9" w14:textId="77777777">
      <w:pPr>
        <w:numPr>
          <w:ilvl w:val="1"/>
          <w:numId w:val="1"/>
        </w:numPr>
        <w:jc w:val="both"/>
        <w:rPr>
          <w:color w:val="351C75"/>
          <w:highlight w:val="yellow"/>
          <w:rPrChange w:author="Brunna Sarasá Iwamura" w:date="2026-08-10T22:02:37.335Z" w:id="521391111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2:37.334Z" w16du:dateUtc="2026-08-10T22:02:37.334Z" w:id="1596300933">
            <w:rPr>
              <w:b w:val="1"/>
              <w:bCs w:val="1"/>
              <w:color w:val="351C75"/>
            </w:rPr>
          </w:rPrChange>
        </w:rPr>
        <w:t>E-mail:</w:t>
      </w:r>
      <w:r w:rsidRPr="22F3DE31" w:rsidR="12A858D9">
        <w:rPr>
          <w:color w:val="351C75"/>
          <w:highlight w:val="yellow"/>
          <w:rPrChange w:author="Brunna Sarasá Iwamura" w:date="2026-08-10T22:02:37.335Z" w16du:dateUtc="2026-08-10T22:02:37.335Z" w:id="575841888">
            <w:rPr>
              <w:color w:val="351C75"/>
            </w:rPr>
          </w:rPrChange>
        </w:rPr>
        <w:t xml:space="preserve"> </w:t>
      </w:r>
      <w:hyperlink r:id="Rbbbe86d38a68457b">
        <w:r w:rsidRPr="22F3DE31" w:rsidR="12A858D9">
          <w:rPr>
            <w:color w:val="351C75"/>
            <w:highlight w:val="yellow"/>
            <w:u w:val="single"/>
            <w:rPrChange w:author="Brunna Sarasá Iwamura" w:date="2026-08-10T22:02:37.335Z" w16du:dateUtc="2026-08-10T22:02:37.335Z" w:id="1614937780">
              <w:rPr>
                <w:color w:val="351C75"/>
                <w:u w:val="single"/>
              </w:rPr>
            </w:rPrChange>
          </w:rPr>
          <w:t>internationaloffice@ufjf.edu.br</w:t>
        </w:r>
      </w:hyperlink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CA" w14:textId="77777777">
      <w:pPr>
        <w:numPr>
          <w:ilvl w:val="1"/>
          <w:numId w:val="1"/>
        </w:numPr>
        <w:jc w:val="both"/>
        <w:rPr>
          <w:color w:val="351C75"/>
          <w:highlight w:val="yellow"/>
          <w:rPrChange w:author="Brunna Sarasá Iwamura" w:date="2026-08-10T22:02:37.336Z" w:id="965060579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2:37.335Z" w16du:dateUtc="2026-08-10T22:02:37.335Z" w:id="872347591">
            <w:rPr>
              <w:b w:val="1"/>
              <w:bCs w:val="1"/>
              <w:color w:val="351C75"/>
            </w:rPr>
          </w:rPrChange>
        </w:rPr>
        <w:t>Telefone:</w:t>
      </w:r>
      <w:r w:rsidRPr="22F3DE31" w:rsidR="12A858D9">
        <w:rPr>
          <w:color w:val="351C75"/>
          <w:highlight w:val="yellow"/>
          <w:rPrChange w:author="Brunna Sarasá Iwamura" w:date="2026-08-10T22:02:37.335Z" w16du:dateUtc="2026-08-10T22:02:37.335Z" w:id="432226039">
            <w:rPr>
              <w:color w:val="351C75"/>
            </w:rPr>
          </w:rPrChange>
        </w:rPr>
        <w:t xml:space="preserve"> (32) 2102-3947</w:t>
      </w:r>
    </w:p>
    <w:p w:rsidR="008D437C" w:rsidP="22F3DE31" w:rsidRDefault="00AD702E" w14:paraId="69021CCB" w14:textId="77777777">
      <w:pPr>
        <w:numPr>
          <w:ilvl w:val="1"/>
          <w:numId w:val="1"/>
        </w:numPr>
        <w:jc w:val="both"/>
        <w:rPr>
          <w:color w:val="351C75"/>
          <w:highlight w:val="yellow"/>
          <w:rPrChange w:author="Brunna Sarasá Iwamura" w:date="2026-08-10T22:02:37.337Z" w:id="360999742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2:37.337Z" w16du:dateUtc="2026-08-10T22:02:37.337Z" w:id="185721899">
            <w:rPr>
              <w:b w:val="1"/>
              <w:bCs w:val="1"/>
              <w:color w:val="351C75"/>
            </w:rPr>
          </w:rPrChange>
        </w:rPr>
        <w:t>Endereço:</w:t>
      </w:r>
      <w:r w:rsidRPr="22F3DE31" w:rsidR="12A858D9">
        <w:rPr>
          <w:color w:val="351C75"/>
          <w:highlight w:val="yellow"/>
          <w:rPrChange w:author="Brunna Sarasá Iwamura" w:date="2026-08-10T22:02:37.337Z" w16du:dateUtc="2026-08-10T22:02:37.337Z" w:id="525059826">
            <w:rPr>
              <w:color w:val="351C75"/>
            </w:rPr>
          </w:rPrChange>
        </w:rPr>
        <w:t xml:space="preserve"> Universidade Federal de Juiz de Fora – Diretoria de Relações Internacionais (DRI)</w:t>
      </w:r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CC" w14:textId="77777777">
      <w:pPr>
        <w:ind w:left="1440"/>
        <w:jc w:val="both"/>
        <w:rPr>
          <w:color w:val="351C75"/>
          <w:highlight w:val="yellow"/>
          <w:rPrChange w:author="Brunna Sarasá Iwamura" w:date="2026-08-10T22:02:37.338Z" w:id="1270526153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0T22:02:37.338Z" w16du:dateUtc="2026-08-10T22:02:37.338Z" w:id="682328479">
            <w:rPr>
              <w:color w:val="351C75"/>
            </w:rPr>
          </w:rPrChange>
        </w:rPr>
        <w:t xml:space="preserve">Rua José Lourenço </w:t>
      </w:r>
      <w:r w:rsidRPr="22F3DE31" w:rsidR="12A858D9">
        <w:rPr>
          <w:color w:val="351C75"/>
          <w:highlight w:val="yellow"/>
          <w:rPrChange w:author="Brunna Sarasá Iwamura" w:date="2026-08-10T22:02:37.338Z" w16du:dateUtc="2026-08-10T22:02:37.338Z" w:id="1747430773">
            <w:rPr>
              <w:color w:val="351C75"/>
            </w:rPr>
          </w:rPrChange>
        </w:rPr>
        <w:t>Kelmer</w:t>
      </w:r>
      <w:r w:rsidRPr="22F3DE31" w:rsidR="12A858D9">
        <w:rPr>
          <w:color w:val="351C75"/>
          <w:highlight w:val="yellow"/>
          <w:rPrChange w:author="Brunna Sarasá Iwamura" w:date="2026-08-10T22:02:37.338Z" w16du:dateUtc="2026-08-10T22:02:37.338Z" w:id="331475298">
            <w:rPr>
              <w:color w:val="351C75"/>
            </w:rPr>
          </w:rPrChange>
        </w:rPr>
        <w:t xml:space="preserve"> s/n, Campus Universitário – Bairro São Pedro, Juiz de Fora/MG – CEP 36036-330</w:t>
      </w:r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CD" w14:textId="77777777">
      <w:pPr>
        <w:ind w:left="1440"/>
        <w:jc w:val="both"/>
        <w:rPr>
          <w:color w:val="351C75"/>
          <w:highlight w:val="yellow"/>
          <w:rPrChange w:author="Brunna Sarasá Iwamura" w:date="2026-08-10T22:02:37.339Z" w:id="568372836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0T22:02:37.339Z" w16du:dateUtc="2026-08-10T22:02:37.339Z" w:id="142359962">
            <w:rPr>
              <w:color w:val="351C75"/>
            </w:rPr>
          </w:rPrChange>
        </w:rPr>
        <w:t>(Referência: Centro de Vivência da UFJF, na entrada do estacionamento da Reitoria).</w:t>
      </w:r>
    </w:p>
    <w:p w:rsidR="008D437C" w:rsidP="22F3DE31" w:rsidRDefault="00AD702E" w14:paraId="69021CCE" w14:textId="77777777">
      <w:pPr>
        <w:numPr>
          <w:ilvl w:val="0"/>
          <w:numId w:val="1"/>
        </w:numPr>
        <w:jc w:val="both"/>
        <w:rPr>
          <w:color w:val="351C75"/>
          <w:highlight w:val="yellow"/>
          <w:rPrChange w:author="Brunna Sarasá Iwamura" w:date="2026-08-10T22:02:37.339Z" w:id="814071586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2:37.339Z" w16du:dateUtc="2026-08-10T22:02:37.339Z" w:id="1255537467">
            <w:rPr>
              <w:b w:val="1"/>
              <w:bCs w:val="1"/>
              <w:color w:val="351C75"/>
            </w:rPr>
          </w:rPrChange>
        </w:rPr>
        <w:t>Horário de Atendimento:</w:t>
      </w:r>
      <w:r w:rsidRPr="22F3DE31" w:rsidR="12A858D9">
        <w:rPr>
          <w:color w:val="351C75"/>
          <w:highlight w:val="yellow"/>
          <w:rPrChange w:author="Brunna Sarasá Iwamura" w:date="2026-08-10T22:02:37.339Z" w16du:dateUtc="2026-08-10T22:02:37.339Z" w:id="196732094">
            <w:rPr>
              <w:color w:val="351C75"/>
            </w:rPr>
          </w:rPrChange>
        </w:rPr>
        <w:t xml:space="preserve"> De segunda a sexta, das 7h às 19h.</w:t>
      </w:r>
    </w:p>
    <w:p w:rsidR="008D437C" w:rsidP="22F3DE31" w:rsidRDefault="00AD702E" w14:paraId="69021CCF" w14:textId="77777777">
      <w:pPr>
        <w:numPr>
          <w:ilvl w:val="0"/>
          <w:numId w:val="1"/>
        </w:numPr>
        <w:spacing w:after="240"/>
        <w:jc w:val="both"/>
        <w:rPr>
          <w:color w:val="351C75"/>
          <w:highlight w:val="yellow"/>
          <w:rPrChange w:author="Brunna Sarasá Iwamura" w:date="2026-08-10T22:02:37.34Z" w:id="1912306428">
            <w:rPr>
              <w:color w:val="351C75"/>
            </w:rPr>
          </w:rPrChange>
        </w:rPr>
      </w:pPr>
      <w:r w:rsidRPr="22F3DE31" w:rsidR="12A858D9">
        <w:rPr>
          <w:b w:val="1"/>
          <w:bCs w:val="1"/>
          <w:color w:val="351C75"/>
          <w:highlight w:val="yellow"/>
          <w:rPrChange w:author="Brunna Sarasá Iwamura" w:date="2026-08-10T22:02:37.34Z" w16du:dateUtc="2026-08-10T22:02:37.34Z" w:id="682805449">
            <w:rPr>
              <w:b w:val="1"/>
              <w:bCs w:val="1"/>
              <w:color w:val="351C75"/>
            </w:rPr>
          </w:rPrChange>
        </w:rPr>
        <w:t>Como podemos ajudar?</w:t>
      </w:r>
      <w:r w:rsidRPr="22F3DE31" w:rsidR="12A858D9">
        <w:rPr>
          <w:color w:val="351C75"/>
          <w:highlight w:val="yellow"/>
          <w:rPrChange w:author="Brunna Sarasá Iwamura" w:date="2026-08-10T22:02:37.34Z" w16du:dateUtc="2026-08-10T22:02:37.34Z" w:id="13856416">
            <w:rPr>
              <w:color w:val="351C75"/>
            </w:rPr>
          </w:rPrChange>
        </w:rPr>
        <w:t xml:space="preserve"> A DRI oferece suporte em processos de visto, informações sobre bolsas de estudo, cursos de português, dicas de alojamento e parcerias internacionais.</w:t>
      </w:r>
    </w:p>
    <w:p w:rsidR="008D437C" w:rsidRDefault="005A2F87" w14:paraId="69021CD0" w14:textId="77777777">
      <w:pPr>
        <w:jc w:val="both"/>
        <w:rPr>
          <w:color w:val="351C75"/>
        </w:rPr>
      </w:pPr>
      <w:r>
        <w:rPr>
          <w:noProof/>
        </w:rPr>
      </w:r>
      <w:r>
        <w:pict w14:anchorId="3DA7BFC9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8D437C" w:rsidRDefault="00AD702E" w14:paraId="69021CD1" w14:textId="77777777">
      <w:pPr>
        <w:pStyle w:val="Ttulo2"/>
        <w:keepNext w:val="0"/>
        <w:keepLines w:val="0"/>
        <w:jc w:val="both"/>
        <w:rPr>
          <w:color w:val="351C75"/>
          <w:sz w:val="34"/>
          <w:szCs w:val="34"/>
        </w:rPr>
      </w:pPr>
      <w:bookmarkStart w:name="_lo843i9sjq3t" w:colFirst="0" w:colLast="0" w:id="8"/>
      <w:bookmarkEnd w:id="8"/>
      <w:r>
        <w:rPr>
          <w:color w:val="351C75"/>
          <w:sz w:val="34"/>
          <w:szCs w:val="34"/>
        </w:rPr>
        <w:t>Homepage</w:t>
      </w:r>
    </w:p>
    <w:p w:rsidR="008D437C" w:rsidP="22F3DE31" w:rsidRDefault="00AD702E" w14:paraId="69021CD2" w14:textId="3AE238CA">
      <w:pPr>
        <w:spacing w:before="240" w:after="240"/>
        <w:jc w:val="both"/>
        <w:rPr>
          <w:color w:val="351C75"/>
          <w:rPrChange w:author="Brunna Sarasá Iwamura" w:date="2026-08-10T21:56:05.9Z" w:id="713740567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0T21:56:05.897Z" w:id="1182372976">
            <w:rPr>
              <w:color w:val="351C75"/>
            </w:rPr>
          </w:rPrChange>
        </w:rPr>
        <w:t>Bem-vindo(a) à Universidade Federal de Juiz de Fora (UFJF)!</w:t>
      </w:r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D3" w14:textId="576A6795">
      <w:pPr>
        <w:spacing w:before="240" w:after="240"/>
        <w:jc w:val="both"/>
        <w:rPr>
          <w:color w:val="351C75"/>
          <w:rPrChange w:author="Brunna Sarasá Iwamura" w:date="2026-08-10T21:56:05.901Z" w:id="719514495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0T21:56:05.901Z" w:id="1081082071">
            <w:rPr>
              <w:color w:val="351C75"/>
            </w:rPr>
          </w:rPrChange>
        </w:rPr>
        <w:t>Nossa instituição é reconhecida por sua excelência acadêmica, pesquisa inovadora e compromisso com a comunidade.</w:t>
      </w:r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D4" w14:textId="7B799332">
      <w:pPr>
        <w:spacing w:before="240" w:after="240"/>
        <w:jc w:val="both"/>
        <w:rPr>
          <w:color w:val="351C75"/>
          <w:rPrChange w:author="Brunna Sarasá Iwamura" w:date="2026-08-10T21:56:05.902Z" w:id="834564187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0T21:56:05.902Z" w:id="397310057">
            <w:rPr>
              <w:color w:val="351C75"/>
            </w:rPr>
          </w:rPrChange>
        </w:rPr>
        <w:t>Explore nossas páginas para conhecer mais sobre nossos programas, serviços e a vida no campus.</w:t>
      </w:r>
      <w:r w:rsidRPr="22F3DE31" w:rsidR="12A858D9">
        <w:rPr>
          <w:color w:val="351C75"/>
        </w:rPr>
        <w:t xml:space="preserve"> </w:t>
      </w:r>
    </w:p>
    <w:p w:rsidR="008D437C" w:rsidP="22F3DE31" w:rsidRDefault="00AD702E" w14:paraId="69021CD5" w14:textId="7E7372F1">
      <w:pPr>
        <w:spacing w:before="240" w:after="240"/>
        <w:jc w:val="both"/>
        <w:rPr>
          <w:color w:val="351C75"/>
          <w:rPrChange w:author="Brunna Sarasá Iwamura" w:date="2026-08-10T21:56:05.903Z" w:id="1013940451">
            <w:rPr>
              <w:color w:val="351C75"/>
            </w:rPr>
          </w:rPrChange>
        </w:rPr>
      </w:pPr>
      <w:r w:rsidRPr="22F3DE31" w:rsidR="12A858D9">
        <w:rPr>
          <w:color w:val="351C75"/>
          <w:highlight w:val="yellow"/>
          <w:rPrChange w:author="Brunna Sarasá Iwamura" w:date="2026-08-10T21:56:05.903Z" w:id="1343422398">
            <w:rPr>
              <w:color w:val="351C75"/>
            </w:rPr>
          </w:rPrChange>
        </w:rPr>
        <w:t>Estamos ansiosos para recebê-lo(a) em nossa comunidade acadêmica vibrante!</w:t>
      </w:r>
    </w:p>
    <w:p w:rsidR="008D437C" w:rsidRDefault="008D437C" w14:paraId="69021CD6" w14:textId="77777777"/>
    <w:sectPr w:rsidR="008D437C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1CEDA023-5120-EE49-B95E-DE2FAE09A1E5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5185C85F-7B45-0543-9BDD-CFC6A391F3D1}" r:id="rId5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C7C5A69E-B2A2-0548-90BB-4FF3CDDEF033}" r:id="rId6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C2028B8F-CA68-4E48-8C3D-1D55BF171680}" r:id="rId7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BF7B1CEF-1CC2-9944-AF22-2A7610067506}" r:id="rId8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D6581"/>
    <w:multiLevelType w:val="multilevel"/>
    <w:tmpl w:val="A7948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F7F0D"/>
    <w:multiLevelType w:val="multilevel"/>
    <w:tmpl w:val="BC5A3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77E1E"/>
    <w:multiLevelType w:val="multilevel"/>
    <w:tmpl w:val="612EA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9C793B"/>
    <w:multiLevelType w:val="multilevel"/>
    <w:tmpl w:val="3A30C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78741D"/>
    <w:multiLevelType w:val="multilevel"/>
    <w:tmpl w:val="A49A2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F102C5"/>
    <w:multiLevelType w:val="multilevel"/>
    <w:tmpl w:val="FAECF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9306F4"/>
    <w:multiLevelType w:val="multilevel"/>
    <w:tmpl w:val="F4980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5F2493"/>
    <w:multiLevelType w:val="multilevel"/>
    <w:tmpl w:val="CE7E5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995804">
    <w:abstractNumId w:val="2"/>
  </w:num>
  <w:num w:numId="2" w16cid:durableId="527716126">
    <w:abstractNumId w:val="1"/>
  </w:num>
  <w:num w:numId="3" w16cid:durableId="179705070">
    <w:abstractNumId w:val="5"/>
  </w:num>
  <w:num w:numId="4" w16cid:durableId="647516407">
    <w:abstractNumId w:val="0"/>
  </w:num>
  <w:num w:numId="5" w16cid:durableId="1211771599">
    <w:abstractNumId w:val="6"/>
  </w:num>
  <w:num w:numId="6" w16cid:durableId="1851482339">
    <w:abstractNumId w:val="3"/>
  </w:num>
  <w:num w:numId="7" w16cid:durableId="675155045">
    <w:abstractNumId w:val="7"/>
  </w:num>
  <w:num w:numId="8" w16cid:durableId="202906113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37C"/>
    <w:rsid w:val="000B0968"/>
    <w:rsid w:val="000B77AC"/>
    <w:rsid w:val="00166E26"/>
    <w:rsid w:val="001F3F5D"/>
    <w:rsid w:val="00226C50"/>
    <w:rsid w:val="0025692B"/>
    <w:rsid w:val="003B178D"/>
    <w:rsid w:val="005A2F87"/>
    <w:rsid w:val="00647C17"/>
    <w:rsid w:val="0071370E"/>
    <w:rsid w:val="007C453C"/>
    <w:rsid w:val="0082198B"/>
    <w:rsid w:val="008D437C"/>
    <w:rsid w:val="009670D2"/>
    <w:rsid w:val="009A4D63"/>
    <w:rsid w:val="00A571A1"/>
    <w:rsid w:val="00AD702E"/>
    <w:rsid w:val="00B91D81"/>
    <w:rsid w:val="00BF6B97"/>
    <w:rsid w:val="00E33B53"/>
    <w:rsid w:val="00EA4297"/>
    <w:rsid w:val="00EF795E"/>
    <w:rsid w:val="0A043928"/>
    <w:rsid w:val="12A858D9"/>
    <w:rsid w:val="156E702F"/>
    <w:rsid w:val="16C2A913"/>
    <w:rsid w:val="185336A7"/>
    <w:rsid w:val="22F3DE31"/>
    <w:rsid w:val="28F8A14E"/>
    <w:rsid w:val="2AA86330"/>
    <w:rsid w:val="3A99BD43"/>
    <w:rsid w:val="445C87A2"/>
    <w:rsid w:val="4978176C"/>
    <w:rsid w:val="4B97C646"/>
    <w:rsid w:val="556C9EC8"/>
    <w:rsid w:val="69AF183E"/>
    <w:rsid w:val="6A22FAF7"/>
    <w:rsid w:val="7323E658"/>
    <w:rsid w:val="7866397C"/>
    <w:rsid w:val="7A71ACF9"/>
    <w:rsid w:val="7FD88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9021C64"/>
  <w15:docId w15:val="{C9D2F768-90F0-42C1-90B6-15DF1DFC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9A4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br.linkedin.com/school/ufjf/" TargetMode="External" Id="rId13" /><Relationship Type="http://schemas.openxmlformats.org/officeDocument/2006/relationships/hyperlink" Target="https://www2.ufjf.br/csvm/2023/02/17/idiomas-sem-fronteiras-abre-inscricoes-para-cursos-on-line-de-portugues-para-estrangeiros/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hyperlink" Target="https://www.youtube.com/tvufjf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www.instagram.com/ufjf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facebook.com/UFJFoficial/?locale=pt_BR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x.com/UFJF_" TargetMode="External" Id="rId14" /><Relationship Type="http://schemas.openxmlformats.org/officeDocument/2006/relationships/theme" Target="theme/theme1.xml" Id="rId22" /><Relationship Type="http://schemas.openxmlformats.org/officeDocument/2006/relationships/hyperlink" Target="http://www.ufjf.br/" TargetMode="External" Id="Rf893889596a14472" /><Relationship Type="http://schemas.openxmlformats.org/officeDocument/2006/relationships/hyperlink" Target="https://www2.ufjf.br/ufjf/" TargetMode="External" Id="Rf1fb4626293f4f4a" /><Relationship Type="http://schemas.openxmlformats.org/officeDocument/2006/relationships/hyperlink" Target="https://www.ufjf.br/centrodeciencias/" TargetMode="External" Id="Ra6473688a1084a16" /><Relationship Type="http://schemas.openxmlformats.org/officeDocument/2006/relationships/hyperlink" Target="https://www.ufjf.br/jardimbotanico/visitacao/informacoes-gerais/" TargetMode="External" Id="R6c00bd0257c849a7" /><Relationship Type="http://schemas.openxmlformats.org/officeDocument/2006/relationships/hyperlink" Target="https://www2.ufjf.br/internationaloffice/" TargetMode="External" Id="R4d545d086c904889" /><Relationship Type="http://schemas.openxmlformats.org/officeDocument/2006/relationships/hyperlink" Target="https://www2.ufjf.br/internationaloffice/incoming-2/formas-de-ingresso-estudantes-internacionais/" TargetMode="External" Id="R0af7d8ff90ee459a" /><Relationship Type="http://schemas.openxmlformats.org/officeDocument/2006/relationships/hyperlink" Target="mailto:internationaloffice@ufjf.edu.br" TargetMode="External" Id="Rbbbe86d38a68457b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C9129E29-E1D3-4C57-97D1-00D6F92F5918}"/>
</file>

<file path=customXml/itemProps2.xml><?xml version="1.0" encoding="utf-8"?>
<ds:datastoreItem xmlns:ds="http://schemas.openxmlformats.org/officeDocument/2006/customXml" ds:itemID="{8603B140-3627-42B6-BD84-229BB9B59F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AB7D90-098A-499C-8341-6ACE9F08146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Brunna Sarasá Iwamura</lastModifiedBy>
  <revision>11</revision>
  <dcterms:created xsi:type="dcterms:W3CDTF">2026-05-04T12:43:00.0000000Z</dcterms:created>
  <dcterms:modified xsi:type="dcterms:W3CDTF">2026-08-11T15:45:53.5214973Z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