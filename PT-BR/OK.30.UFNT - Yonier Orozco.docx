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340EA" w:rsidRDefault="00B95386" w14:paraId="00000001" w14:textId="77777777">
      <w:pPr>
        <w:spacing w:before="240" w:after="240"/>
      </w:pPr>
      <w:r>
        <w:t>Universidade Federal do Norte do Tocantins (UFNT)</w:t>
      </w:r>
    </w:p>
    <w:p w:rsidR="008340EA" w:rsidRDefault="00B95386" w14:paraId="00000002" w14:textId="77777777">
      <w:r>
        <w:rPr>
          <w:noProof/>
        </w:rPr>
      </w:r>
      <w:r>
        <w:pict w14:anchorId="440D072D">
          <v:rect id="Horizontal Line 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4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340EA" w:rsidRDefault="00B95386" w14:paraId="00000003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k8o33wnn291d" w:colFirst="0" w:colLast="0" w:id="0"/>
      <w:bookmarkEnd w:id="0"/>
      <w:r>
        <w:rPr>
          <w:sz w:val="34"/>
          <w:szCs w:val="34"/>
        </w:rPr>
        <w:t>Sobre a Universidade</w:t>
      </w:r>
    </w:p>
    <w:p w:rsidR="008340EA" w:rsidRDefault="00B95386" w14:paraId="00000004" w14:textId="77777777">
      <w:pPr>
        <w:numPr>
          <w:ilvl w:val="0"/>
          <w:numId w:val="4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:rsidR="008340EA" w:rsidRDefault="00B95386" w14:paraId="00000005" w14:textId="77777777">
      <w:pPr>
        <w:numPr>
          <w:ilvl w:val="1"/>
          <w:numId w:val="4"/>
        </w:numPr>
        <w:rPr/>
      </w:pPr>
      <w:r w:rsidRPr="47DF6F42" w:rsidR="6F58B3F2">
        <w:rPr>
          <w:b w:val="1"/>
          <w:bCs w:val="1"/>
        </w:rPr>
        <w:t>Ano de Fundação:</w:t>
      </w:r>
      <w:r w:rsidR="6F58B3F2">
        <w:rPr/>
        <w:t xml:space="preserve"> </w:t>
      </w:r>
      <w:r w:rsidRPr="47DF6F42" w:rsidR="6F58B3F2">
        <w:rPr>
          <w:highlight w:val="yellow"/>
          <w:rPrChange w:author="Brunna Sarasá Iwamura" w:date="2026-08-12T00:42:51.254Z" w16du:dateUtc="2026-08-12T00:42:51.254Z" w:id="684073783"/>
        </w:rPr>
        <w:t xml:space="preserve">A Universidade Federal do Norte do Tocantins (UFNT) foi criada em </w:t>
      </w:r>
      <w:r w:rsidRPr="47DF6F42" w:rsidR="6F58B3F2">
        <w:rPr>
          <w:b w:val="1"/>
          <w:bCs w:val="1"/>
          <w:highlight w:val="yellow"/>
          <w:rPrChange w:author="Brunna Sarasá Iwamura" w:date="2026-08-12T00:42:51.254Z" w16du:dateUtc="2026-08-12T00:42:51.254Z" w:id="969780998">
            <w:rPr>
              <w:b w:val="1"/>
              <w:bCs w:val="1"/>
            </w:rPr>
          </w:rPrChange>
        </w:rPr>
        <w:t>8 de julho de 2019</w:t>
      </w:r>
      <w:r w:rsidRPr="47DF6F42" w:rsidR="6F58B3F2">
        <w:rPr>
          <w:highlight w:val="yellow"/>
          <w:rPrChange w:author="Brunna Sarasá Iwamura" w:date="2026-08-12T00:42:51.255Z" w16du:dateUtc="2026-08-12T00:42:51.255Z" w:id="960453651"/>
        </w:rPr>
        <w:t>, desmembrada da Universidade Federal do Tocantins (UFT).</w:t>
      </w:r>
    </w:p>
    <w:p w:rsidR="008340EA" w:rsidRDefault="00B95386" w14:paraId="00000006" w14:textId="77777777">
      <w:pPr>
        <w:numPr>
          <w:ilvl w:val="1"/>
          <w:numId w:val="4"/>
        </w:numPr>
        <w:rPr/>
      </w:pPr>
      <w:r w:rsidRPr="47DF6F42" w:rsidR="6F58B3F2">
        <w:rPr>
          <w:b w:val="1"/>
          <w:bCs w:val="1"/>
        </w:rPr>
        <w:t>Visão Geral:</w:t>
      </w:r>
      <w:r w:rsidR="6F58B3F2">
        <w:rPr/>
        <w:t xml:space="preserve"> </w:t>
      </w:r>
      <w:r w:rsidRPr="47DF6F42" w:rsidR="6F58B3F2">
        <w:rPr>
          <w:highlight w:val="yellow"/>
          <w:rPrChange w:author="Brunna Sarasá Iwamura" w:date="2026-08-12T00:42:32.147Z" w16du:dateUtc="2026-08-12T00:42:32.147Z" w:id="682915695"/>
        </w:rPr>
        <w:t>A UFNT surge com a missão de promover o desenvolvimento regional, por meio de um ensino superior de qualidade, atrelado à pesquisa e à extensão. Ela se dedica a ser um polo de educação e inovação no norte do Tocantins e em sua área de influência, contribuindo significativamente para o progresso social, econômico e cultural da região e do país.</w:t>
      </w:r>
    </w:p>
    <w:p w:rsidR="008340EA" w:rsidRDefault="00B95386" w14:paraId="00000007" w14:textId="77777777">
      <w:pPr>
        <w:numPr>
          <w:ilvl w:val="0"/>
          <w:numId w:val="4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:rsidR="008340EA" w:rsidRDefault="00B95386" w14:paraId="00000008" w14:textId="77777777">
      <w:pPr>
        <w:numPr>
          <w:ilvl w:val="1"/>
          <w:numId w:val="4"/>
        </w:numPr>
      </w:pPr>
      <w:r>
        <w:rPr>
          <w:b/>
          <w:bCs/>
        </w:rPr>
        <w:t>Nossos Pilares de Excelência</w:t>
      </w:r>
    </w:p>
    <w:p w:rsidR="008340EA" w:rsidRDefault="00B95386" w14:paraId="00000009" w14:textId="77777777">
      <w:pPr>
        <w:numPr>
          <w:ilvl w:val="2"/>
          <w:numId w:val="4"/>
        </w:numPr>
        <w:rPr/>
      </w:pPr>
      <w:r w:rsidRPr="47DF6F42" w:rsidR="6F58B3F2">
        <w:rPr>
          <w:b w:val="1"/>
          <w:bCs w:val="1"/>
        </w:rPr>
        <w:t>Liderança e Inovação:</w:t>
      </w:r>
      <w:r w:rsidR="6F58B3F2">
        <w:rPr/>
        <w:t xml:space="preserve"> </w:t>
      </w:r>
      <w:r w:rsidRPr="47DF6F42" w:rsidR="6F58B3F2">
        <w:rPr>
          <w:highlight w:val="yellow"/>
          <w:rPrChange w:author="Brunna Sarasá Iwamura" w:date="2026-08-12T00:45:18.483Z" w16du:dateUtc="2026-08-12T00:45:18.483Z" w:id="1859474981"/>
        </w:rPr>
        <w:t>A UFNT atua em diversas áreas do conhecimento, com foco na produção de pesquisas relevantes que buscam soluções para os desafios locais e nacionais. Suas ações educacionais e atividades de pesquisa e extensão visam gerar impacto social e desenvolvimento social e tecnológico na região.</w:t>
      </w:r>
    </w:p>
    <w:p w:rsidR="008340EA" w:rsidP="47DF6F42" w:rsidRDefault="00B95386" w14:paraId="0000000A" w14:textId="77777777">
      <w:pPr>
        <w:numPr>
          <w:ilvl w:val="2"/>
          <w:numId w:val="4"/>
        </w:numPr>
        <w:rPr>
          <w:highlight w:val="yellow"/>
          <w:rPrChange w:author="Brunna Sarasá Iwamura" w:date="2026-08-12T00:45:28.393Z" w:id="780429262"/>
        </w:rPr>
      </w:pPr>
      <w:r w:rsidRPr="47DF6F42" w:rsidR="6F58B3F2">
        <w:rPr>
          <w:b w:val="1"/>
          <w:bCs w:val="1"/>
        </w:rPr>
        <w:t>Reconhecimento Global:</w:t>
      </w:r>
      <w:r w:rsidR="6F58B3F2">
        <w:rPr/>
        <w:t xml:space="preserve"> </w:t>
      </w:r>
      <w:r w:rsidRPr="47DF6F42" w:rsidR="6F58B3F2">
        <w:rPr>
          <w:highlight w:val="yellow"/>
          <w:rPrChange w:author="Brunna Sarasá Iwamura" w:date="2026-08-12T00:45:28.392Z" w16du:dateUtc="2026-08-12T00:45:28.392Z" w:id="263140615"/>
        </w:rPr>
        <w:t>A UFNT foi constituída por desmembramento da UFT, sendo uma universidade nova, mas que já teve presença no ranking da América Latina a QS e da THE. A UFNT conta com um corpo docente qualificado, dedicado ao ensino e à pesquisa, e uma infraestrutura que, embora em fase de consolidação, é pensada para apoiar o desenvolvimento acadêmico e científico de seus estudantes.</w:t>
      </w:r>
    </w:p>
    <w:p w:rsidR="008340EA" w:rsidP="47DF6F42" w:rsidRDefault="00B95386" w14:paraId="0000000B" w14:textId="77777777">
      <w:pPr>
        <w:numPr>
          <w:ilvl w:val="2"/>
          <w:numId w:val="4"/>
        </w:numPr>
        <w:rPr>
          <w:highlight w:val="yellow"/>
          <w:rPrChange w:author="Brunna Sarasá Iwamura" w:date="2026-08-12T00:45:39.101Z" w:id="212826524"/>
        </w:rPr>
      </w:pPr>
      <w:r w:rsidRPr="47DF6F42" w:rsidR="6F58B3F2">
        <w:rPr>
          <w:b w:val="1"/>
          <w:bCs w:val="1"/>
        </w:rPr>
        <w:t>Missão e Impacto Social:</w:t>
      </w:r>
      <w:r w:rsidR="6F58B3F2">
        <w:rPr/>
        <w:t xml:space="preserve"> </w:t>
      </w:r>
      <w:r w:rsidRPr="47DF6F42" w:rsidR="6F58B3F2">
        <w:rPr>
          <w:highlight w:val="yellow"/>
          <w:rPrChange w:author="Brunna Sarasá Iwamura" w:date="2026-08-12T00:45:39.101Z" w16du:dateUtc="2026-08-12T00:45:39.101Z" w:id="253339317"/>
        </w:rPr>
        <w:t>A missão da UFNT é formar profissionais qualificados e cidadãos críticos, comprometidos com o desenvolvimento sustentável e a melhoria da qualidade de vida da comunidade, pensando os desafios contemporâneos do Tocantins e do Brasil.</w:t>
      </w:r>
    </w:p>
    <w:p w:rsidR="008340EA" w:rsidP="47DF6F42" w:rsidRDefault="00B95386" w14:paraId="0000000C" w14:textId="77777777">
      <w:pPr>
        <w:numPr>
          <w:ilvl w:val="2"/>
          <w:numId w:val="4"/>
        </w:numPr>
        <w:rPr>
          <w:highlight w:val="yellow"/>
          <w:rPrChange w:author="Brunna Sarasá Iwamura" w:date="2026-08-12T00:45:48.795Z" w:id="1400631012"/>
        </w:rPr>
      </w:pPr>
      <w:r w:rsidRPr="47DF6F42" w:rsidR="6F58B3F2">
        <w:rPr>
          <w:b w:val="1"/>
          <w:bCs w:val="1"/>
        </w:rPr>
        <w:t>Experiência Estudantil Enriquecedora:</w:t>
      </w:r>
      <w:r w:rsidR="6F58B3F2">
        <w:rPr/>
        <w:t xml:space="preserve"> </w:t>
      </w:r>
      <w:r w:rsidRPr="47DF6F42" w:rsidR="6F58B3F2">
        <w:rPr>
          <w:highlight w:val="yellow"/>
          <w:rPrChange w:author="Brunna Sarasá Iwamura" w:date="2026-08-12T00:45:48.794Z" w16du:dateUtc="2026-08-12T00:45:48.794Z" w:id="55037536"/>
        </w:rPr>
        <w:t>A UFNT promove um ambiente acadêmico inclusivo e acolhedor, com diversas atividades extracurriculares que incentivam a diversidade cultural e a troca de conhecimentos entre os estudantes.</w:t>
      </w:r>
    </w:p>
    <w:p w:rsidR="008340EA" w:rsidRDefault="008340EA" w14:paraId="0000000D" w14:textId="77777777">
      <w:pPr>
        <w:ind w:left="2160"/>
      </w:pPr>
    </w:p>
    <w:p w:rsidR="008340EA" w:rsidRDefault="00B95386" w14:paraId="0000000E" w14:textId="77777777">
      <w:pPr>
        <w:numPr>
          <w:ilvl w:val="0"/>
          <w:numId w:val="4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:rsidR="008340EA" w:rsidP="47DF6F42" w:rsidRDefault="00B95386" w14:paraId="0000000F" w14:textId="77777777">
      <w:pPr>
        <w:numPr>
          <w:ilvl w:val="1"/>
          <w:numId w:val="4"/>
        </w:numPr>
        <w:rPr>
          <w:highlight w:val="yellow"/>
          <w:rPrChange w:author="Brunna Sarasá Iwamura" w:date="2026-08-12T00:42:20.363Z" w:id="417602032"/>
        </w:rPr>
      </w:pPr>
      <w:r w:rsidRPr="47DF6F42" w:rsidR="6F58B3F2">
        <w:rPr>
          <w:b w:val="1"/>
          <w:bCs w:val="1"/>
          <w:highlight w:val="yellow"/>
          <w:rPrChange w:author="Brunna Sarasá Iwamura" w:date="2026-08-12T00:42:20.361Z" w16du:dateUtc="2026-08-12T00:42:20.361Z" w:id="675379152">
            <w:rPr>
              <w:b w:val="1"/>
              <w:bCs w:val="1"/>
            </w:rPr>
          </w:rPrChange>
        </w:rPr>
        <w:t>Sigla:</w:t>
      </w:r>
      <w:r w:rsidRPr="47DF6F42" w:rsidR="6F58B3F2">
        <w:rPr>
          <w:highlight w:val="yellow"/>
          <w:rPrChange w:author="Brunna Sarasá Iwamura" w:date="2026-08-12T00:42:20.362Z" w16du:dateUtc="2026-08-12T00:42:20.362Z" w:id="544051561"/>
        </w:rPr>
        <w:t xml:space="preserve"> UFNT</w:t>
      </w:r>
    </w:p>
    <w:p w:rsidR="008340EA" w:rsidP="47DF6F42" w:rsidRDefault="00B95386" w14:paraId="00000010" w14:textId="77777777">
      <w:pPr>
        <w:numPr>
          <w:ilvl w:val="1"/>
          <w:numId w:val="4"/>
        </w:numPr>
        <w:rPr>
          <w:highlight w:val="yellow"/>
          <w:rPrChange w:author="Brunna Sarasá Iwamura" w:date="2026-08-12T00:42:20.365Z" w:id="2068718452"/>
        </w:rPr>
      </w:pPr>
      <w:r w:rsidRPr="47DF6F42" w:rsidR="6F58B3F2">
        <w:rPr>
          <w:b w:val="1"/>
          <w:bCs w:val="1"/>
          <w:highlight w:val="yellow"/>
          <w:rPrChange w:author="Brunna Sarasá Iwamura" w:date="2026-08-12T00:42:20.364Z" w16du:dateUtc="2026-08-12T00:42:20.364Z" w:id="704362443">
            <w:rPr>
              <w:b w:val="1"/>
              <w:bCs w:val="1"/>
            </w:rPr>
          </w:rPrChange>
        </w:rPr>
        <w:t>Nome Completo:</w:t>
      </w:r>
      <w:r w:rsidRPr="47DF6F42" w:rsidR="6F58B3F2">
        <w:rPr>
          <w:highlight w:val="yellow"/>
          <w:rPrChange w:author="Brunna Sarasá Iwamura" w:date="2026-08-12T00:42:20.364Z" w16du:dateUtc="2026-08-12T00:42:20.364Z" w:id="859205800"/>
        </w:rPr>
        <w:t xml:space="preserve"> Universidade Federal do Norte do Tocantins</w:t>
      </w:r>
    </w:p>
    <w:p w:rsidR="008340EA" w:rsidP="47DF6F42" w:rsidRDefault="00B95386" w14:paraId="00000011" w14:textId="77777777">
      <w:pPr>
        <w:numPr>
          <w:ilvl w:val="1"/>
          <w:numId w:val="4"/>
        </w:numPr>
        <w:rPr>
          <w:highlight w:val="yellow"/>
          <w:rPrChange w:author="Brunna Sarasá Iwamura" w:date="2026-08-12T00:42:20.366Z" w:id="780642332"/>
        </w:rPr>
      </w:pPr>
      <w:r w:rsidRPr="47DF6F42" w:rsidR="6F58B3F2">
        <w:rPr>
          <w:b w:val="1"/>
          <w:bCs w:val="1"/>
          <w:highlight w:val="yellow"/>
          <w:rPrChange w:author="Brunna Sarasá Iwamura" w:date="2026-08-12T00:42:20.365Z" w16du:dateUtc="2026-08-12T00:42:20.365Z" w:id="1181170373">
            <w:rPr>
              <w:b w:val="1"/>
              <w:bCs w:val="1"/>
            </w:rPr>
          </w:rPrChange>
        </w:rPr>
        <w:t>Cidade da Sede:</w:t>
      </w:r>
      <w:r w:rsidRPr="47DF6F42" w:rsidR="6F58B3F2">
        <w:rPr>
          <w:highlight w:val="yellow"/>
          <w:rPrChange w:author="Brunna Sarasá Iwamura" w:date="2026-08-12T00:42:20.365Z" w16du:dateUtc="2026-08-12T00:42:20.365Z" w:id="343991887"/>
        </w:rPr>
        <w:t xml:space="preserve"> Araguaína, Tocantins</w:t>
      </w:r>
    </w:p>
    <w:p w:rsidR="008340EA" w:rsidP="47DF6F42" w:rsidRDefault="00B95386" w14:paraId="00000012" w14:textId="3006E9E2">
      <w:pPr>
        <w:numPr>
          <w:ilvl w:val="1"/>
          <w:numId w:val="4"/>
        </w:numPr>
        <w:rPr>
          <w:highlight w:val="yellow"/>
          <w:rPrChange w:author="Brunna Sarasá Iwamura" w:date="2026-08-12T00:42:20.37Z" w:id="2066660553"/>
        </w:rPr>
      </w:pPr>
      <w:r w:rsidRPr="47DF6F42" w:rsidR="6F58B3F2">
        <w:rPr>
          <w:b w:val="1"/>
          <w:bCs w:val="1"/>
          <w:highlight w:val="yellow"/>
          <w:rPrChange w:author="Brunna Sarasá Iwamura" w:date="2026-08-12T00:42:20.366Z" w16du:dateUtc="2026-08-12T00:42:20.366Z" w:id="685524660">
            <w:rPr>
              <w:b w:val="1"/>
              <w:bCs w:val="1"/>
            </w:rPr>
          </w:rPrChange>
        </w:rPr>
        <w:t>Endereço da Sede:</w:t>
      </w:r>
      <w:r w:rsidRPr="47DF6F42" w:rsidR="6F58B3F2">
        <w:rPr>
          <w:highlight w:val="yellow"/>
          <w:rPrChange w:author="Brunna Sarasá Iwamura" w:date="2026-08-12T00:42:20.367Z" w16du:dateUtc="2026-08-12T00:42:20.367Z" w:id="61172378"/>
        </w:rPr>
        <w:t xml:space="preserve"> Avenida PARAGUAI, S/N, </w:t>
      </w:r>
      <w:r w:rsidRPr="47DF6F42" w:rsidR="6F58B3F2">
        <w:rPr>
          <w:highlight w:val="yellow"/>
          <w:rPrChange w:author="Brunna Sarasá Iwamura" w:date="2026-08-12T00:42:20.367Z" w16du:dateUtc="2026-08-12T00:42:20.367Z" w:id="2058506894"/>
        </w:rPr>
        <w:t>Qd</w:t>
      </w:r>
      <w:r w:rsidRPr="47DF6F42" w:rsidR="6F58B3F2">
        <w:rPr>
          <w:highlight w:val="yellow"/>
          <w:rPrChange w:author="Brunna Sarasá Iwamura" w:date="2026-08-12T00:42:20.367Z" w16du:dateUtc="2026-08-12T00:42:20.367Z" w:id="219873209"/>
        </w:rPr>
        <w:t xml:space="preserve">. 0051, </w:t>
      </w:r>
      <w:r w:rsidRPr="47DF6F42" w:rsidR="6F58B3F2">
        <w:rPr>
          <w:highlight w:val="yellow"/>
          <w:rPrChange w:author="Brunna Sarasá Iwamura" w:date="2026-08-12T00:42:20.367Z" w16du:dateUtc="2026-08-12T00:42:20.367Z" w:id="304679792"/>
        </w:rPr>
        <w:t>Lt</w:t>
      </w:r>
      <w:r w:rsidRPr="47DF6F42" w:rsidR="6F58B3F2">
        <w:rPr>
          <w:highlight w:val="yellow"/>
          <w:rPrChange w:author="Brunna Sarasá Iwamura" w:date="2026-08-12T00:42:20.367Z" w16du:dateUtc="2026-08-12T00:42:20.367Z" w:id="802119817"/>
        </w:rPr>
        <w:t xml:space="preserve">. 0017, Bairro </w:t>
      </w:r>
      <w:r w:rsidRPr="47DF6F42" w:rsidR="4C7A7316">
        <w:rPr>
          <w:highlight w:val="yellow"/>
          <w:rPrChange w:author="Brunna Sarasá Iwamura" w:date="2026-08-12T00:42:20.367Z" w16du:dateUtc="2026-08-12T00:42:20.367Z" w:id="1719830084"/>
        </w:rPr>
        <w:t>da</w:t>
      </w:r>
      <w:r w:rsidRPr="47DF6F42" w:rsidR="6F58B3F2">
        <w:rPr>
          <w:highlight w:val="yellow"/>
          <w:rPrChange w:author="Brunna Sarasá Iwamura" w:date="2026-08-12T00:42:20.367Z" w16du:dateUtc="2026-08-12T00:42:20.367Z" w:id="1220315727"/>
        </w:rPr>
        <w:t xml:space="preserve"> C</w:t>
      </w:r>
      <w:r w:rsidRPr="47DF6F42" w:rsidR="4C7A7316">
        <w:rPr>
          <w:highlight w:val="yellow"/>
          <w:rPrChange w:author="Brunna Sarasá Iwamura" w:date="2026-08-12T00:42:20.367Z" w16du:dateUtc="2026-08-12T00:42:20.367Z" w:id="1376887109"/>
        </w:rPr>
        <w:t>imba</w:t>
      </w:r>
      <w:r w:rsidRPr="47DF6F42" w:rsidR="6F58B3F2">
        <w:rPr>
          <w:highlight w:val="yellow"/>
          <w:rPrChange w:author="Brunna Sarasá Iwamura" w:date="2026-08-12T00:42:20.368Z" w16du:dateUtc="2026-08-12T00:42:20.368Z" w:id="222414729"/>
        </w:rPr>
        <w:t xml:space="preserve">, Setor </w:t>
      </w:r>
      <w:r w:rsidRPr="47DF6F42" w:rsidR="4C7A7316">
        <w:rPr>
          <w:highlight w:val="yellow"/>
          <w:rPrChange w:author="Brunna Sarasá Iwamura" w:date="2026-08-12T00:42:20.368Z" w16du:dateUtc="2026-08-12T00:42:20.368Z" w:id="955162807"/>
        </w:rPr>
        <w:t>0059 CEP</w:t>
      </w:r>
      <w:r w:rsidRPr="47DF6F42" w:rsidR="6F58B3F2">
        <w:rPr>
          <w:highlight w:val="yellow"/>
          <w:rPrChange w:author="Brunna Sarasá Iwamura" w:date="2026-08-12T00:42:20.368Z" w16du:dateUtc="2026-08-12T00:42:20.368Z" w:id="596506773"/>
        </w:rPr>
        <w:t xml:space="preserve"> 77824-838 | Araguaína/TO</w:t>
      </w:r>
    </w:p>
    <w:p w:rsidR="008340EA" w:rsidP="47DF6F42" w:rsidRDefault="00B95386" w14:paraId="00000013" w14:textId="77777777">
      <w:pPr>
        <w:numPr>
          <w:ilvl w:val="1"/>
          <w:numId w:val="4"/>
        </w:numPr>
        <w:rPr>
          <w:highlight w:val="yellow"/>
          <w:rPrChange w:author="Brunna Sarasá Iwamura" w:date="2026-08-12T00:42:20.373Z" w:id="321668064"/>
        </w:rPr>
      </w:pPr>
      <w:r w:rsidRPr="47DF6F42" w:rsidR="6F58B3F2">
        <w:rPr>
          <w:b w:val="1"/>
          <w:bCs w:val="1"/>
          <w:highlight w:val="yellow"/>
          <w:rPrChange w:author="Brunna Sarasá Iwamura" w:date="2026-08-12T00:42:20.371Z" w16du:dateUtc="2026-08-12T00:42:20.371Z" w:id="1433541147">
            <w:rPr>
              <w:b w:val="1"/>
              <w:bCs w:val="1"/>
            </w:rPr>
          </w:rPrChange>
        </w:rPr>
        <w:t>Site Oficial:</w:t>
      </w:r>
      <w:r w:rsidRPr="47DF6F42" w:rsidR="6F58B3F2">
        <w:rPr>
          <w:highlight w:val="yellow"/>
          <w:rPrChange w:author="Brunna Sarasá Iwamura" w:date="2026-08-12T00:42:20.372Z" w16du:dateUtc="2026-08-12T00:42:20.372Z" w:id="1526226075"/>
        </w:rPr>
        <w:t xml:space="preserve"> ufnt.edu.br</w:t>
      </w:r>
    </w:p>
    <w:p w:rsidR="008340EA" w:rsidP="47DF6F42" w:rsidRDefault="00B95386" w14:paraId="00000014" w14:textId="77777777">
      <w:pPr>
        <w:numPr>
          <w:ilvl w:val="1"/>
          <w:numId w:val="4"/>
        </w:numPr>
        <w:spacing w:after="240"/>
        <w:rPr>
          <w:highlight w:val="yellow"/>
          <w:rPrChange w:author="Brunna Sarasá Iwamura" w:date="2026-08-12T00:45:01.829Z" w:id="392761078"/>
        </w:rPr>
      </w:pPr>
      <w:r w:rsidRPr="47DF6F42" w:rsidR="6F58B3F2">
        <w:rPr>
          <w:b w:val="1"/>
          <w:bCs w:val="1"/>
          <w:highlight w:val="yellow"/>
          <w:rPrChange w:author="Brunna Sarasá Iwamura" w:date="2026-08-12T00:45:01.829Z" w16du:dateUtc="2026-08-12T00:45:01.829Z" w:id="546900123">
            <w:rPr>
              <w:b w:val="1"/>
              <w:bCs w:val="1"/>
            </w:rPr>
          </w:rPrChange>
        </w:rPr>
        <w:t>Outros Campi:</w:t>
      </w:r>
      <w:r w:rsidRPr="47DF6F42" w:rsidR="6F58B3F2">
        <w:rPr>
          <w:highlight w:val="yellow"/>
          <w:rPrChange w:author="Brunna Sarasá Iwamura" w:date="2026-08-12T00:45:01.829Z" w16du:dateUtc="2026-08-12T00:45:01.829Z" w:id="139913331"/>
        </w:rPr>
        <w:t xml:space="preserve"> </w:t>
      </w:r>
      <w:r w:rsidRPr="47DF6F42" w:rsidR="6F58B3F2">
        <w:rPr>
          <w:highlight w:val="yellow"/>
          <w:rPrChange w:author="Brunna Sarasá Iwamura" w:date="2026-08-12T00:45:01.829Z" w16du:dateUtc="2026-08-12T00:45:01.829Z" w:id="1826309707"/>
        </w:rPr>
        <w:t>A UFNT possui campi em Araguaína (sede) e em Tocantinópolis.</w:t>
      </w:r>
      <w:r w:rsidR="6F58B3F2">
        <w:rPr/>
        <w:t xml:space="preserve"> </w:t>
      </w:r>
    </w:p>
    <w:p w:rsidR="008340EA" w:rsidP="47DF6F42" w:rsidRDefault="00B95386" w14:paraId="00000015" w14:textId="77777777">
      <w:pPr>
        <w:numPr>
          <w:ilvl w:val="2"/>
          <w:numId w:val="4"/>
        </w:numPr>
        <w:rPr>
          <w:rFonts w:ascii="Arial" w:hAnsi="Arial" w:eastAsia="Arial" w:cs="Arial"/>
          <w:sz w:val="22"/>
          <w:szCs w:val="22"/>
          <w:highlight w:val="yellow"/>
          <w:rPrChange w:author="Brunna Sarasá Iwamura" w:date="2026-08-12T00:45:01.831Z" w:id="1278185439">
            <w:rPr>
              <w:rFonts w:ascii="Arial" w:hAnsi="Arial" w:eastAsia="Arial" w:cs="Arial"/>
              <w:sz w:val="22"/>
              <w:szCs w:val="22"/>
            </w:rPr>
          </w:rPrChange>
        </w:rPr>
      </w:pPr>
      <w:r w:rsidRPr="47DF6F42" w:rsidR="6F58B3F2">
        <w:rPr>
          <w:i w:val="1"/>
          <w:iCs w:val="1"/>
          <w:highlight w:val="yellow"/>
          <w:rPrChange w:author="Brunna Sarasá Iwamura" w:date="2026-08-12T00:45:01.83Z" w16du:dateUtc="2026-08-12T00:45:01.83Z" w:id="1285065084">
            <w:rPr>
              <w:i w:val="1"/>
              <w:iCs w:val="1"/>
            </w:rPr>
          </w:rPrChange>
        </w:rPr>
        <w:t>Campus Sede (Araguaína)</w:t>
      </w:r>
      <w:r w:rsidRPr="47DF6F42" w:rsidR="6F58B3F2">
        <w:rPr>
          <w:highlight w:val="yellow"/>
          <w:rPrChange w:author="Brunna Sarasá Iwamura" w:date="2026-08-12T00:45:01.83Z" w16du:dateUtc="2026-08-12T00:45:01.83Z" w:id="1327550716"/>
        </w:rPr>
        <w:t xml:space="preserve">, composto por quatro unidades: Centro de Ciências Integradas (Unidade Cimba), localizado no Setor Cimba; a Escola </w:t>
      </w:r>
      <w:r w:rsidRPr="47DF6F42" w:rsidR="6F58B3F2">
        <w:rPr>
          <w:highlight w:val="yellow"/>
          <w:rPrChange w:author="Brunna Sarasá Iwamura" w:date="2026-08-12T00:45:01.83Z" w16du:dateUtc="2026-08-12T00:45:01.83Z" w:id="47151980"/>
        </w:rPr>
        <w:t>de Medicina Veterinária e Zootecnia (Unidade EMVZ), localizada no Km 112 da BR 153; o Centro de Ciências da Saúde (Unidade CCS), no bairro de Fátima, e; o Hospital Universitário de Doenças Tropicais de Araguaína (HDT-UFNT), localizado no Setor Anhanguera, todas no município de Araguaína.</w:t>
      </w:r>
    </w:p>
    <w:p w:rsidR="008340EA" w:rsidP="47DF6F42" w:rsidRDefault="00B95386" w14:paraId="00000016" w14:textId="77777777">
      <w:pPr>
        <w:numPr>
          <w:ilvl w:val="2"/>
          <w:numId w:val="4"/>
        </w:numPr>
        <w:rPr>
          <w:rFonts w:ascii="Arial" w:hAnsi="Arial" w:eastAsia="Arial" w:cs="Arial"/>
          <w:sz w:val="22"/>
          <w:szCs w:val="22"/>
          <w:highlight w:val="yellow"/>
          <w:rPrChange w:author="Brunna Sarasá Iwamura" w:date="2026-08-12T00:45:01.832Z" w:id="1635354895">
            <w:rPr>
              <w:rFonts w:ascii="Arial" w:hAnsi="Arial" w:eastAsia="Arial" w:cs="Arial"/>
              <w:sz w:val="22"/>
              <w:szCs w:val="22"/>
            </w:rPr>
          </w:rPrChange>
        </w:rPr>
      </w:pPr>
      <w:r w:rsidRPr="47DF6F42" w:rsidR="6F58B3F2">
        <w:rPr>
          <w:i w:val="1"/>
          <w:iCs w:val="1"/>
          <w:highlight w:val="yellow"/>
          <w:rPrChange w:author="Brunna Sarasá Iwamura" w:date="2026-08-12T00:45:01.831Z" w16du:dateUtc="2026-08-12T00:45:01.831Z" w:id="1342527421">
            <w:rPr>
              <w:i w:val="1"/>
              <w:iCs w:val="1"/>
            </w:rPr>
          </w:rPrChange>
        </w:rPr>
        <w:t>Campus Tocantinópolis</w:t>
      </w:r>
      <w:r w:rsidRPr="47DF6F42" w:rsidR="6F58B3F2">
        <w:rPr>
          <w:highlight w:val="yellow"/>
          <w:rPrChange w:author="Brunna Sarasá Iwamura" w:date="2026-08-12T00:45:01.832Z" w16du:dateUtc="2026-08-12T00:45:01.832Z" w:id="2142052833"/>
        </w:rPr>
        <w:t>, composto por duas unidades: a unidade do Centro, localizada no bairro Céu Azul, e a unidade Babaçu, localizada na Vila Santa Rita, todas no município de Tocantinópolis.</w:t>
      </w:r>
    </w:p>
    <w:p w:rsidR="008340EA" w:rsidP="47DF6F42" w:rsidRDefault="00B95386" w14:paraId="00000017" w14:textId="77777777">
      <w:pPr>
        <w:numPr>
          <w:ilvl w:val="2"/>
          <w:numId w:val="4"/>
        </w:numPr>
        <w:spacing w:after="240"/>
        <w:rPr>
          <w:highlight w:val="yellow"/>
          <w:rPrChange w:author="Brunna Sarasá Iwamura" w:date="2026-08-12T00:45:01.833Z" w:id="982630205"/>
        </w:rPr>
      </w:pPr>
      <w:r w:rsidRPr="47DF6F42" w:rsidR="6F58B3F2">
        <w:rPr>
          <w:highlight w:val="yellow"/>
          <w:rPrChange w:author="Brunna Sarasá Iwamura" w:date="2026-08-12T00:45:01.833Z" w16du:dateUtc="2026-08-12T00:45:01.833Z" w:id="257892977"/>
        </w:rPr>
        <w:t>Está prevista a criação de campi em Xambioá e Guaraí.</w:t>
      </w:r>
      <w:r w:rsidR="6F58B3F2">
        <w:rPr/>
        <w:t xml:space="preserve"> </w:t>
      </w:r>
    </w:p>
    <w:p w:rsidR="008340EA" w:rsidRDefault="00B95386" w14:paraId="00000018" w14:textId="0646F46C">
      <w:ins w:author="Brunna Sarasá Iwamura" w:date="2026-08-12T00:44:08.269Z" w16du:dateUtc="2026-08-12T00:44:08.269Z" w:id="928818082">
        <w:r>
          <w:br/>
        </w:r>
      </w:ins>
    </w:p>
    <w:p w:rsidR="008340EA" w:rsidRDefault="00B95386" w14:paraId="00000019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e1clgibr19qd" w:colFirst="0" w:colLast="0" w:id="1"/>
      <w:bookmarkEnd w:id="1"/>
      <w:r>
        <w:rPr>
          <w:sz w:val="34"/>
          <w:szCs w:val="34"/>
        </w:rPr>
        <w:t>Informações Essenciais e Contato</w:t>
      </w:r>
    </w:p>
    <w:p w:rsidR="008340EA" w:rsidRDefault="00B95386" w14:paraId="0000001A" w14:textId="77777777">
      <w:pPr>
        <w:numPr>
          <w:ilvl w:val="0"/>
          <w:numId w:val="8"/>
        </w:numPr>
        <w:spacing w:before="240"/>
      </w:pPr>
      <w:r>
        <w:rPr>
          <w:b/>
          <w:bCs/>
        </w:rPr>
        <w:t>Sigla:</w:t>
      </w:r>
      <w:r>
        <w:t xml:space="preserve"> UFNT</w:t>
      </w:r>
    </w:p>
    <w:p w:rsidR="008340EA" w:rsidRDefault="00B95386" w14:paraId="0000001B" w14:textId="77777777">
      <w:pPr>
        <w:numPr>
          <w:ilvl w:val="0"/>
          <w:numId w:val="8"/>
        </w:numPr>
      </w:pPr>
      <w:r>
        <w:rPr>
          <w:b/>
          <w:bCs/>
        </w:rPr>
        <w:t>Nome Completo:</w:t>
      </w:r>
      <w:r>
        <w:t xml:space="preserve"> Universidade Federal do Norte do Tocantins</w:t>
      </w:r>
    </w:p>
    <w:p w:rsidR="008340EA" w:rsidRDefault="00B95386" w14:paraId="0000001C" w14:textId="77777777">
      <w:pPr>
        <w:numPr>
          <w:ilvl w:val="0"/>
          <w:numId w:val="8"/>
        </w:numPr>
      </w:pPr>
      <w:r>
        <w:rPr>
          <w:b/>
          <w:bCs/>
        </w:rPr>
        <w:t>Cidade da Sede:</w:t>
      </w:r>
      <w:r>
        <w:t xml:space="preserve"> Araguaína</w:t>
      </w:r>
    </w:p>
    <w:p w:rsidR="008340EA" w:rsidRDefault="00B95386" w14:paraId="0000001D" w14:textId="77777777">
      <w:pPr>
        <w:numPr>
          <w:ilvl w:val="0"/>
          <w:numId w:val="8"/>
        </w:numPr>
      </w:pPr>
      <w:r>
        <w:rPr>
          <w:b/>
          <w:bCs/>
        </w:rPr>
        <w:t>Estado:</w:t>
      </w:r>
      <w:r>
        <w:t xml:space="preserve"> Tocantins</w:t>
      </w:r>
    </w:p>
    <w:p w:rsidR="008340EA" w:rsidRDefault="00B95386" w14:paraId="0000001E" w14:textId="77DBA556">
      <w:pPr>
        <w:numPr>
          <w:ilvl w:val="0"/>
          <w:numId w:val="8"/>
        </w:numPr>
        <w:rPr/>
      </w:pPr>
      <w:r w:rsidRPr="47DF6F42" w:rsidR="6F58B3F2">
        <w:rPr>
          <w:b w:val="1"/>
          <w:bCs w:val="1"/>
        </w:rPr>
        <w:t xml:space="preserve">Endereço da Sede: </w:t>
      </w:r>
      <w:r w:rsidRPr="47DF6F42" w:rsidR="6F58B3F2">
        <w:rPr>
          <w:highlight w:val="yellow"/>
          <w:rPrChange w:author="Brunna Sarasá Iwamura" w:date="2026-08-12T00:36:39.83Z" w16du:dateUtc="2026-08-12T00:36:39.83Z" w:id="438963578"/>
        </w:rPr>
        <w:t xml:space="preserve">Avenida PARAGUAI, S/N, </w:t>
      </w:r>
      <w:r w:rsidRPr="47DF6F42" w:rsidR="6F58B3F2">
        <w:rPr>
          <w:highlight w:val="yellow"/>
          <w:rPrChange w:author="Brunna Sarasá Iwamura" w:date="2026-08-12T00:36:39.83Z" w16du:dateUtc="2026-08-12T00:36:39.83Z" w:id="1872489303"/>
        </w:rPr>
        <w:t>Qd</w:t>
      </w:r>
      <w:r w:rsidRPr="47DF6F42" w:rsidR="6F58B3F2">
        <w:rPr>
          <w:highlight w:val="yellow"/>
          <w:rPrChange w:author="Brunna Sarasá Iwamura" w:date="2026-08-12T00:36:39.83Z" w16du:dateUtc="2026-08-12T00:36:39.83Z" w:id="518909535"/>
        </w:rPr>
        <w:t xml:space="preserve">. 0051, </w:t>
      </w:r>
      <w:r w:rsidRPr="47DF6F42" w:rsidR="6F58B3F2">
        <w:rPr>
          <w:highlight w:val="yellow"/>
          <w:rPrChange w:author="Brunna Sarasá Iwamura" w:date="2026-08-12T00:36:39.83Z" w16du:dateUtc="2026-08-12T00:36:39.83Z" w:id="899317567"/>
        </w:rPr>
        <w:t>Lt</w:t>
      </w:r>
      <w:r w:rsidRPr="47DF6F42" w:rsidR="6F58B3F2">
        <w:rPr>
          <w:highlight w:val="yellow"/>
          <w:rPrChange w:author="Brunna Sarasá Iwamura" w:date="2026-08-12T00:36:39.83Z" w16du:dateUtc="2026-08-12T00:36:39.83Z" w:id="827969173"/>
        </w:rPr>
        <w:t xml:space="preserve">. 0017, Bairro </w:t>
      </w:r>
      <w:r w:rsidRPr="47DF6F42" w:rsidR="520BD066">
        <w:rPr>
          <w:highlight w:val="yellow"/>
          <w:rPrChange w:author="Brunna Sarasá Iwamura" w:date="2026-08-12T00:36:39.83Z" w16du:dateUtc="2026-08-12T00:36:39.83Z" w:id="1162018438"/>
        </w:rPr>
        <w:t>da</w:t>
      </w:r>
      <w:r w:rsidRPr="47DF6F42" w:rsidR="6F58B3F2">
        <w:rPr>
          <w:highlight w:val="yellow"/>
          <w:rPrChange w:author="Brunna Sarasá Iwamura" w:date="2026-08-12T00:36:39.83Z" w16du:dateUtc="2026-08-12T00:36:39.83Z" w:id="1694320041"/>
        </w:rPr>
        <w:t xml:space="preserve"> C</w:t>
      </w:r>
      <w:r w:rsidRPr="47DF6F42" w:rsidR="520BD066">
        <w:rPr>
          <w:highlight w:val="yellow"/>
          <w:rPrChange w:author="Brunna Sarasá Iwamura" w:date="2026-08-12T00:36:39.83Z" w16du:dateUtc="2026-08-12T00:36:39.83Z" w:id="1176465868"/>
        </w:rPr>
        <w:t>imba</w:t>
      </w:r>
      <w:r w:rsidRPr="47DF6F42" w:rsidR="6F58B3F2">
        <w:rPr>
          <w:highlight w:val="yellow"/>
          <w:rPrChange w:author="Brunna Sarasá Iwamura" w:date="2026-08-12T00:36:39.831Z" w16du:dateUtc="2026-08-12T00:36:39.831Z" w:id="1032349589"/>
        </w:rPr>
        <w:t xml:space="preserve">, Setor </w:t>
      </w:r>
      <w:r w:rsidRPr="47DF6F42" w:rsidR="520BD066">
        <w:rPr>
          <w:highlight w:val="yellow"/>
          <w:rPrChange w:author="Brunna Sarasá Iwamura" w:date="2026-08-12T00:36:39.831Z" w16du:dateUtc="2026-08-12T00:36:39.831Z" w:id="1967956798"/>
        </w:rPr>
        <w:t>0059 CEP</w:t>
      </w:r>
      <w:r w:rsidRPr="47DF6F42" w:rsidR="6F58B3F2">
        <w:rPr>
          <w:highlight w:val="yellow"/>
          <w:rPrChange w:author="Brunna Sarasá Iwamura" w:date="2026-08-12T00:36:39.831Z" w16du:dateUtc="2026-08-12T00:36:39.831Z" w:id="699212064"/>
        </w:rPr>
        <w:t xml:space="preserve"> 77824-838 | Araguaína/TO</w:t>
      </w:r>
    </w:p>
    <w:p w:rsidR="008340EA" w:rsidRDefault="00B95386" w14:paraId="0000001F" w14:textId="77777777">
      <w:pPr>
        <w:numPr>
          <w:ilvl w:val="0"/>
          <w:numId w:val="8"/>
        </w:numPr>
      </w:pPr>
      <w:r>
        <w:rPr>
          <w:b/>
          <w:bCs/>
        </w:rPr>
        <w:t>Site Oficial:</w:t>
      </w:r>
      <w:r>
        <w:t xml:space="preserve"> ufnt.edu.br</w:t>
      </w:r>
    </w:p>
    <w:p w:rsidR="008340EA" w:rsidRDefault="00B95386" w14:paraId="00000020" w14:textId="77777777">
      <w:pPr>
        <w:numPr>
          <w:ilvl w:val="0"/>
          <w:numId w:val="8"/>
        </w:numPr>
      </w:pPr>
      <w:r>
        <w:rPr>
          <w:b/>
          <w:bCs/>
        </w:rPr>
        <w:t>Outros Campi:</w:t>
      </w:r>
      <w:r>
        <w:t xml:space="preserve"> A UFNT possui campi em Araguaína (sede) e Tocantinópolis.</w:t>
      </w:r>
    </w:p>
    <w:p w:rsidR="008340EA" w:rsidP="47DF6F42" w:rsidRDefault="00B95386" w14:paraId="00000021" w14:textId="77777777">
      <w:pPr>
        <w:numPr>
          <w:ilvl w:val="0"/>
          <w:numId w:val="8"/>
        </w:numPr>
        <w:rPr>
          <w:b w:val="1"/>
          <w:bCs w:val="1"/>
          <w:highlight w:val="yellow"/>
          <w:rPrChange w:author="Brunna Sarasá Iwamura" w:date="2026-08-12T00:39:40.591Z" w:id="836809582"/>
        </w:rPr>
      </w:pPr>
      <w:r w:rsidRPr="47DF6F42" w:rsidR="6F58B3F2">
        <w:rPr>
          <w:b w:val="1"/>
          <w:bCs w:val="1"/>
          <w:highlight w:val="yellow"/>
          <w:rPrChange w:author="Brunna Sarasá Iwamura" w:date="2026-08-12T00:39:40.589Z" w16du:dateUtc="2026-08-12T00:39:40.589Z" w:id="1223197740">
            <w:rPr>
              <w:b w:val="1"/>
              <w:bCs w:val="1"/>
            </w:rPr>
          </w:rPrChange>
        </w:rPr>
        <w:t>Redes Sociais:</w:t>
      </w:r>
    </w:p>
    <w:p w:rsidR="008340EA" w:rsidP="47DF6F42" w:rsidRDefault="00B95386" w14:paraId="00000022" w14:textId="77777777">
      <w:pPr>
        <w:numPr>
          <w:ilvl w:val="1"/>
          <w:numId w:val="8"/>
        </w:numPr>
        <w:rPr>
          <w:highlight w:val="yellow"/>
          <w:rPrChange w:author="Brunna Sarasá Iwamura" w:date="2026-08-12T00:39:40.592Z" w:id="1652376266"/>
        </w:rPr>
      </w:pPr>
      <w:r w:rsidRPr="47DF6F42" w:rsidR="6F58B3F2">
        <w:rPr>
          <w:highlight w:val="yellow"/>
          <w:rPrChange w:author="Brunna Sarasá Iwamura" w:date="2026-08-12T00:39:40.591Z" w16du:dateUtc="2026-08-12T00:39:40.591Z" w:id="1489251903"/>
        </w:rPr>
        <w:t>Instagram: https://www.instagram.com/ufnt.oficial/</w:t>
      </w:r>
    </w:p>
    <w:p w:rsidRPr="00E335B3" w:rsidR="008340EA" w:rsidP="47DF6F42" w:rsidRDefault="00B95386" w14:paraId="00000023" w14:textId="77777777">
      <w:pPr>
        <w:numPr>
          <w:ilvl w:val="1"/>
          <w:numId w:val="8"/>
        </w:numPr>
        <w:rPr>
          <w:highlight w:val="yellow"/>
          <w:lang w:val="en-US"/>
          <w:rPrChange w:author="Brunna Sarasá Iwamura" w:date="2026-08-12T00:39:40.593Z" w:id="866827769">
            <w:rPr>
              <w:lang w:val="en-US"/>
            </w:rPr>
          </w:rPrChange>
        </w:rPr>
      </w:pPr>
      <w:r w:rsidRPr="47DF6F42" w:rsidR="6F58B3F2">
        <w:rPr>
          <w:highlight w:val="yellow"/>
          <w:lang w:val="en-US"/>
          <w:rPrChange w:author="Brunna Sarasá Iwamura" w:date="2026-08-12T00:39:40.592Z" w16du:dateUtc="2026-08-12T00:39:40.592Z" w:id="1656916107">
            <w:rPr>
              <w:lang w:val="en-US"/>
            </w:rPr>
          </w:rPrChange>
        </w:rPr>
        <w:t>Facebook: https://www.facebook.com/UFNTOficial/</w:t>
      </w:r>
    </w:p>
    <w:p w:rsidR="008340EA" w:rsidP="47DF6F42" w:rsidRDefault="00B95386" w14:paraId="00000024" w14:textId="77777777">
      <w:pPr>
        <w:numPr>
          <w:ilvl w:val="1"/>
          <w:numId w:val="8"/>
        </w:numPr>
        <w:rPr>
          <w:highlight w:val="yellow"/>
          <w:rPrChange w:author="Brunna Sarasá Iwamura" w:date="2026-08-12T00:39:40.594Z" w:id="980651373"/>
        </w:rPr>
      </w:pPr>
      <w:r w:rsidRPr="47DF6F42" w:rsidR="6F58B3F2">
        <w:rPr>
          <w:highlight w:val="yellow"/>
          <w:rPrChange w:author="Brunna Sarasá Iwamura" w:date="2026-08-12T00:39:40.594Z" w16du:dateUtc="2026-08-12T00:39:40.594Z" w:id="1726058753"/>
        </w:rPr>
        <w:t>YouTube: https://www.youtube.com/@ufntoficial/</w:t>
      </w:r>
      <w:r w:rsidR="6F58B3F2">
        <w:rPr/>
        <w:t xml:space="preserve"> </w:t>
      </w:r>
    </w:p>
    <w:p w:rsidRPr="00E335B3" w:rsidR="008340EA" w:rsidP="47DF6F42" w:rsidRDefault="00B95386" w14:paraId="00000025" w14:textId="77777777">
      <w:pPr>
        <w:numPr>
          <w:ilvl w:val="1"/>
          <w:numId w:val="8"/>
        </w:numPr>
        <w:spacing w:after="240"/>
        <w:rPr>
          <w:highlight w:val="yellow"/>
          <w:lang w:val="en-US"/>
          <w:rPrChange w:author="Brunna Sarasá Iwamura" w:date="2026-08-12T00:39:40.595Z" w:id="1432557243">
            <w:rPr>
              <w:lang w:val="en-US"/>
            </w:rPr>
          </w:rPrChange>
        </w:rPr>
      </w:pPr>
      <w:r w:rsidRPr="47DF6F42" w:rsidR="6F58B3F2">
        <w:rPr>
          <w:highlight w:val="yellow"/>
          <w:lang w:val="en-US"/>
          <w:rPrChange w:author="Brunna Sarasá Iwamura" w:date="2026-08-12T00:39:40.594Z" w16du:dateUtc="2026-08-12T00:39:40.594Z" w:id="1701792777">
            <w:rPr>
              <w:lang w:val="en-US"/>
            </w:rPr>
          </w:rPrChange>
        </w:rPr>
        <w:t>X/Twitter: https://twitter.com/ufnttocantins</w:t>
      </w:r>
    </w:p>
    <w:p w:rsidR="008340EA" w:rsidRDefault="00B95386" w14:paraId="00000026" w14:textId="77777777">
      <w:r>
        <w:rPr>
          <w:noProof/>
        </w:rPr>
      </w:r>
      <w:r>
        <w:pict w14:anchorId="2D3893F9">
          <v:rect id="Horizontal Line 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340EA" w:rsidRDefault="00B95386" w14:paraId="00000027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u2skk7srxys" w:colFirst="0" w:colLast="0" w:id="2"/>
      <w:bookmarkEnd w:id="2"/>
      <w:r>
        <w:rPr>
          <w:sz w:val="34"/>
          <w:szCs w:val="34"/>
        </w:rPr>
        <w:t>Por Que Estudar na UFNT?</w:t>
      </w:r>
    </w:p>
    <w:p w:rsidR="008340EA" w:rsidP="47DF6F42" w:rsidRDefault="00B95386" w14:paraId="00000028" w14:textId="4062D173">
      <w:pPr>
        <w:numPr>
          <w:ilvl w:val="0"/>
          <w:numId w:val="1"/>
        </w:numPr>
        <w:spacing w:before="240"/>
        <w:rPr>
          <w:highlight w:val="yellow"/>
          <w:rPrChange w:author="Brunna Sarasá Iwamura" w:date="2026-08-12T00:48:32.624Z" w:id="1212857841"/>
        </w:rPr>
      </w:pPr>
      <w:r w:rsidRPr="47DF6F42" w:rsidR="6F58B3F2">
        <w:rPr>
          <w:b w:val="1"/>
          <w:bCs w:val="1"/>
          <w:highlight w:val="yellow"/>
          <w:rPrChange w:author="Brunna Sarasá Iwamura" w:date="2026-08-12T00:48:32.622Z" w16du:dateUtc="2026-08-12T00:48:32.622Z" w:id="555111109">
            <w:rPr>
              <w:b w:val="1"/>
              <w:bCs w:val="1"/>
            </w:rPr>
          </w:rPrChange>
        </w:rPr>
        <w:t>Corpo Docente de Renome:</w:t>
      </w:r>
      <w:r w:rsidRPr="47DF6F42" w:rsidR="6F58B3F2">
        <w:rPr>
          <w:highlight w:val="yellow"/>
          <w:rPrChange w:author="Brunna Sarasá Iwamura" w:date="2026-08-12T00:48:32.622Z" w16du:dateUtc="2026-08-12T00:48:32.622Z" w:id="1024973981"/>
        </w:rPr>
        <w:t xml:space="preserve"> A UFNT conta com um corpo docente altamente qualificado, composto por professores e pesquisadores com vasta experiência acadêmica e profissional. Muitos possuem experiência internacional e realizam atividades que geram impactos </w:t>
      </w:r>
      <w:r w:rsidRPr="47DF6F42" w:rsidR="4DB7AE1F">
        <w:rPr>
          <w:highlight w:val="yellow"/>
          <w:rPrChange w:author="Brunna Sarasá Iwamura" w:date="2026-08-12T00:48:32.623Z" w16du:dateUtc="2026-08-12T00:48:32.623Z" w:id="960764841"/>
        </w:rPr>
        <w:t>socioeconômicos, contribuindo</w:t>
      </w:r>
      <w:r w:rsidRPr="47DF6F42" w:rsidR="6F58B3F2">
        <w:rPr>
          <w:highlight w:val="yellow"/>
          <w:rPrChange w:author="Brunna Sarasá Iwamura" w:date="2026-08-12T00:48:32.623Z" w16du:dateUtc="2026-08-12T00:48:32.623Z" w:id="616338428"/>
        </w:rPr>
        <w:t xml:space="preserve"> para a excelência do ensino e para a inovação.</w:t>
      </w:r>
    </w:p>
    <w:p w:rsidR="008340EA" w:rsidP="47DF6F42" w:rsidRDefault="00B95386" w14:paraId="00000029" w14:textId="77777777">
      <w:pPr>
        <w:numPr>
          <w:ilvl w:val="0"/>
          <w:numId w:val="1"/>
        </w:numPr>
        <w:rPr>
          <w:highlight w:val="yellow"/>
          <w:rPrChange w:author="Brunna Sarasá Iwamura" w:date="2026-08-12T00:48:32.625Z" w:id="550412379"/>
        </w:rPr>
      </w:pPr>
      <w:r w:rsidRPr="47DF6F42" w:rsidR="6F58B3F2">
        <w:rPr>
          <w:b w:val="1"/>
          <w:bCs w:val="1"/>
          <w:highlight w:val="yellow"/>
          <w:rPrChange w:author="Brunna Sarasá Iwamura" w:date="2026-08-12T00:48:32.624Z" w16du:dateUtc="2026-08-12T00:48:32.624Z" w:id="911314606">
            <w:rPr>
              <w:b w:val="1"/>
              <w:bCs w:val="1"/>
            </w:rPr>
          </w:rPrChange>
        </w:rPr>
        <w:t>Pesquisa de Ponta e Inovação:</w:t>
      </w:r>
      <w:r w:rsidRPr="47DF6F42" w:rsidR="6F58B3F2">
        <w:rPr>
          <w:highlight w:val="yellow"/>
          <w:rPrChange w:author="Brunna Sarasá Iwamura" w:date="2026-08-12T00:48:32.624Z" w16du:dateUtc="2026-08-12T00:48:32.624Z" w:id="651508203"/>
        </w:rPr>
        <w:t xml:space="preserve"> A universidade abriga laboratórios e desenvolve projetos de pesquisa que buscam soluções inovadoras para desafios reais. Há um engajamento crescente em temas como sustentabilidade, desenvolvimento regional e tecnologias educacionais, refletindo o compromisso da instituição com a geração de conhecimento aplicado.</w:t>
      </w:r>
    </w:p>
    <w:p w:rsidR="008340EA" w:rsidP="47DF6F42" w:rsidRDefault="00B95386" w14:paraId="0000002A" w14:textId="77777777">
      <w:pPr>
        <w:numPr>
          <w:ilvl w:val="0"/>
          <w:numId w:val="1"/>
        </w:numPr>
        <w:rPr>
          <w:highlight w:val="yellow"/>
          <w:rPrChange w:author="Brunna Sarasá Iwamura" w:date="2026-08-12T00:48:32.626Z" w:id="1722718234"/>
        </w:rPr>
      </w:pPr>
      <w:r w:rsidRPr="47DF6F42" w:rsidR="6F58B3F2">
        <w:rPr>
          <w:b w:val="1"/>
          <w:bCs w:val="1"/>
          <w:highlight w:val="yellow"/>
          <w:rPrChange w:author="Brunna Sarasá Iwamura" w:date="2026-08-12T00:48:32.626Z" w16du:dateUtc="2026-08-12T00:48:32.626Z" w:id="1837650470">
            <w:rPr>
              <w:b w:val="1"/>
              <w:bCs w:val="1"/>
            </w:rPr>
          </w:rPrChange>
        </w:rPr>
        <w:t>Ambiente Multidisciplinar e Diverso:</w:t>
      </w:r>
      <w:r w:rsidRPr="47DF6F42" w:rsidR="6F58B3F2">
        <w:rPr>
          <w:highlight w:val="yellow"/>
          <w:rPrChange w:author="Brunna Sarasá Iwamura" w:date="2026-08-12T00:48:32.626Z" w16du:dateUtc="2026-08-12T00:48:32.626Z" w:id="699293966"/>
        </w:rPr>
        <w:t xml:space="preserve"> A comunidade acadêmica da UFNT é plural e promove ativamente a troca de conhecimentos entre diferentes áreas e culturas. Esse ambiente multidisciplinar enriquece a experiência educacional, preparando os estudantes para atuar em um mundo globalizado.</w:t>
      </w:r>
    </w:p>
    <w:p w:rsidR="008340EA" w:rsidP="47DF6F42" w:rsidRDefault="00B95386" w14:paraId="0000002B" w14:textId="77777777">
      <w:pPr>
        <w:numPr>
          <w:ilvl w:val="0"/>
          <w:numId w:val="1"/>
        </w:numPr>
        <w:rPr>
          <w:highlight w:val="yellow"/>
          <w:rPrChange w:author="Brunna Sarasá Iwamura" w:date="2026-08-12T00:48:32.627Z" w:id="218388339"/>
        </w:rPr>
      </w:pPr>
      <w:r w:rsidRPr="47DF6F42" w:rsidR="6F58B3F2">
        <w:rPr>
          <w:b w:val="1"/>
          <w:bCs w:val="1"/>
          <w:highlight w:val="yellow"/>
          <w:rPrChange w:author="Brunna Sarasá Iwamura" w:date="2026-08-12T00:48:32.627Z" w16du:dateUtc="2026-08-12T00:48:32.627Z" w:id="1994779084">
            <w:rPr>
              <w:b w:val="1"/>
              <w:bCs w:val="1"/>
            </w:rPr>
          </w:rPrChange>
        </w:rPr>
        <w:t>Localização Estratégica:</w:t>
      </w:r>
      <w:r w:rsidRPr="47DF6F42" w:rsidR="6F58B3F2">
        <w:rPr>
          <w:highlight w:val="yellow"/>
          <w:rPrChange w:author="Brunna Sarasá Iwamura" w:date="2026-08-12T00:48:32.627Z" w16du:dateUtc="2026-08-12T00:48:32.627Z" w:id="1666362239"/>
        </w:rPr>
        <w:t xml:space="preserve"> A UFNT está localizada em Araguaína, uma cidade em constante crescimento no norte do Tocantins. A região oferece um ambiente propício para estudos e pesquisas relacionadas à Amazônia Legal e ao agronegócio, com oportunidades de imersão cultural em um contexto brasileiro autêntico.</w:t>
      </w:r>
    </w:p>
    <w:p w:rsidR="008340EA" w:rsidP="47DF6F42" w:rsidRDefault="00B95386" w14:paraId="0000002C" w14:textId="77777777">
      <w:pPr>
        <w:numPr>
          <w:ilvl w:val="0"/>
          <w:numId w:val="1"/>
        </w:numPr>
        <w:spacing w:after="240"/>
        <w:rPr>
          <w:highlight w:val="yellow"/>
          <w:rPrChange w:author="Brunna Sarasá Iwamura" w:date="2026-08-12T00:48:32.628Z" w:id="433692095"/>
        </w:rPr>
      </w:pPr>
      <w:r w:rsidRPr="47DF6F42" w:rsidR="6F58B3F2">
        <w:rPr>
          <w:b w:val="1"/>
          <w:bCs w:val="1"/>
          <w:highlight w:val="yellow"/>
          <w:rPrChange w:author="Brunna Sarasá Iwamura" w:date="2026-08-12T00:48:32.628Z" w16du:dateUtc="2026-08-12T00:48:32.628Z" w:id="2118324018">
            <w:rPr>
              <w:b w:val="1"/>
              <w:bCs w:val="1"/>
            </w:rPr>
          </w:rPrChange>
        </w:rPr>
        <w:t>Compromisso com o Impacto Social:</w:t>
      </w:r>
      <w:r w:rsidRPr="47DF6F42" w:rsidR="6F58B3F2">
        <w:rPr>
          <w:highlight w:val="yellow"/>
          <w:rPrChange w:author="Brunna Sarasá Iwamura" w:date="2026-08-12T00:48:32.628Z" w16du:dateUtc="2026-08-12T00:48:32.628Z" w:id="284000734"/>
        </w:rPr>
        <w:t xml:space="preserve"> A UFNT tem um forte compromisso com a extensão universitária, fomentando projetos que se conectam diretamente com as necessidades e demandas da comunidade, gerando um impacto social positivo. O engajamento com a </w:t>
      </w:r>
      <w:r w:rsidRPr="47DF6F42" w:rsidR="6F58B3F2">
        <w:rPr>
          <w:highlight w:val="yellow"/>
          <w:rPrChange w:author="Brunna Sarasá Iwamura" w:date="2026-08-12T00:48:32.628Z" w16du:dateUtc="2026-08-12T00:48:32.628Z" w:id="1678553863"/>
        </w:rPr>
        <w:t>sociedade nas atividades de ensino, pesquisa e extensão é um pilar fundamental da atuação da universidade.</w:t>
      </w:r>
    </w:p>
    <w:p w:rsidR="008340EA" w:rsidRDefault="00B95386" w14:paraId="0000002D" w14:textId="77777777">
      <w:r>
        <w:rPr>
          <w:noProof/>
        </w:rPr>
      </w:r>
      <w:r>
        <w:pict w14:anchorId="385E2A9C">
          <v:rect id="Horizontal Line 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340EA" w:rsidRDefault="00B95386" w14:paraId="0000002E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xusl445y9o45" w:colFirst="0" w:colLast="0" w:id="3"/>
      <w:bookmarkEnd w:id="3"/>
      <w:r>
        <w:rPr>
          <w:sz w:val="34"/>
          <w:szCs w:val="34"/>
        </w:rPr>
        <w:t>Vida no Campus e Suporte ao Estudante na UFNT</w:t>
      </w:r>
    </w:p>
    <w:p w:rsidR="008340EA" w:rsidRDefault="00B95386" w14:paraId="0000002F" w14:textId="77777777">
      <w:pPr>
        <w:numPr>
          <w:ilvl w:val="0"/>
          <w:numId w:val="6"/>
        </w:numPr>
        <w:spacing w:before="240"/>
      </w:pPr>
      <w:r>
        <w:rPr>
          <w:b/>
          <w:bCs/>
        </w:rPr>
        <w:t>Infraestrutura Completa para o seu Desenvolvimento:</w:t>
      </w:r>
    </w:p>
    <w:p w:rsidR="008340EA" w:rsidP="47DF6F42" w:rsidRDefault="00B95386" w14:paraId="00000030" w14:textId="77777777">
      <w:pPr>
        <w:numPr>
          <w:ilvl w:val="1"/>
          <w:numId w:val="6"/>
        </w:numPr>
        <w:rPr>
          <w:highlight w:val="yellow"/>
          <w:rPrChange w:author="Brunna Sarasá Iwamura" w:date="2026-08-12T00:47:16.921Z" w:id="1103521377"/>
        </w:rPr>
      </w:pPr>
      <w:r w:rsidRPr="47DF6F42" w:rsidR="6F58B3F2">
        <w:rPr>
          <w:highlight w:val="yellow"/>
          <w:rPrChange w:author="Brunna Sarasá Iwamura" w:date="2026-08-12T00:47:16.921Z" w16du:dateUtc="2026-08-12T00:47:16.921Z" w:id="2047211500"/>
        </w:rPr>
        <w:t>A UFNT busca oferecer uma infraestrutura que apoia o desenvolvimento acadêmico e pessoal de seus estudantes. Isso inclui salas de aula, laboratórios bem equipados para diversas áreas do conhecimento e espaços de convivência. Detalhes específicos sobre cada instalação (bibliotecas, restaurantes universitários, complexo esportivo, conexão, acessibilidade) podem ser consultados no site oficial da universidade, onde as informações estão disponíveis.</w:t>
      </w:r>
    </w:p>
    <w:p w:rsidR="008340EA" w:rsidRDefault="00B95386" w14:paraId="00000031" w14:textId="77777777">
      <w:pPr>
        <w:numPr>
          <w:ilvl w:val="0"/>
          <w:numId w:val="6"/>
        </w:numPr>
      </w:pPr>
      <w:r>
        <w:rPr>
          <w:b/>
          <w:bCs/>
        </w:rPr>
        <w:t>Uma Vida no Campus Vibrante: Atividades Extracurriculares:</w:t>
      </w:r>
    </w:p>
    <w:p w:rsidR="008340EA" w:rsidP="47DF6F42" w:rsidRDefault="00B95386" w14:paraId="00000032" w14:textId="69902CFB">
      <w:pPr>
        <w:numPr>
          <w:ilvl w:val="1"/>
          <w:numId w:val="6"/>
        </w:numPr>
        <w:rPr>
          <w:highlight w:val="yellow"/>
          <w:rPrChange w:author="Brunna Sarasá Iwamura" w:date="2026-08-12T00:47:27.862Z" w:id="130099086"/>
        </w:rPr>
      </w:pPr>
      <w:r w:rsidRPr="47DF6F42" w:rsidR="6F58B3F2">
        <w:rPr>
          <w:highlight w:val="yellow"/>
          <w:rPrChange w:author="Brunna Sarasá Iwamura" w:date="2026-08-12T00:47:27.861Z" w16du:dateUtc="2026-08-12T00:47:27.861Z" w:id="1139090610"/>
        </w:rPr>
        <w:t>A UFNT oferece diversas oportunidades para o engajamento em atividades extracurriculares. Os estudantes podem participar de associações estudantis, grupos de estudos, clubes de leitura, equipes esportivas</w:t>
      </w:r>
      <w:r w:rsidRPr="47DF6F42" w:rsidR="5BB4DB55">
        <w:rPr>
          <w:highlight w:val="yellow"/>
          <w:rPrChange w:author="Brunna Sarasá Iwamura" w:date="2026-08-12T00:47:27.861Z" w16du:dateUtc="2026-08-12T00:47:27.861Z" w:id="490882547"/>
        </w:rPr>
        <w:t>, ligas acadêmicas, experiências interculturais</w:t>
      </w:r>
      <w:r w:rsidRPr="47DF6F42" w:rsidR="6F58B3F2">
        <w:rPr>
          <w:highlight w:val="yellow"/>
          <w:rPrChange w:author="Brunna Sarasá Iwamura" w:date="2026-08-12T00:47:27.861Z" w16du:dateUtc="2026-08-12T00:47:27.861Z" w:id="764628268"/>
        </w:rPr>
        <w:t xml:space="preserve"> e eventos que promovem a interação social, a interdisciplinaridade e o desenvolvimento de novas habilidades, enriquecendo a experiência universitária.</w:t>
      </w:r>
    </w:p>
    <w:p w:rsidR="008340EA" w:rsidRDefault="00B95386" w14:paraId="00000033" w14:textId="77777777">
      <w:pPr>
        <w:numPr>
          <w:ilvl w:val="0"/>
          <w:numId w:val="6"/>
        </w:numPr>
      </w:pPr>
      <w:r>
        <w:rPr>
          <w:b/>
          <w:bCs/>
        </w:rPr>
        <w:t>Suporte Integral ao Estudante Internacional:</w:t>
      </w:r>
    </w:p>
    <w:p w:rsidR="008340EA" w:rsidP="47DF6F42" w:rsidRDefault="00B95386" w14:paraId="00000034" w14:textId="77777777">
      <w:pPr>
        <w:numPr>
          <w:ilvl w:val="1"/>
          <w:numId w:val="6"/>
        </w:numPr>
        <w:spacing w:after="240"/>
        <w:rPr>
          <w:highlight w:val="yellow"/>
          <w:rPrChange w:author="Brunna Sarasá Iwamura" w:date="2026-08-12T00:54:31.258Z" w:id="23656851"/>
        </w:rPr>
      </w:pPr>
      <w:r w:rsidRPr="47DF6F42" w:rsidR="6F58B3F2">
        <w:rPr>
          <w:highlight w:val="yellow"/>
          <w:rPrChange w:author="Brunna Sarasá Iwamura" w:date="2026-08-12T00:54:31.257Z" w16du:dateUtc="2026-08-12T00:54:31.257Z" w:id="957095073"/>
        </w:rPr>
        <w:t>A UFNT oferece suporte aos estudantes internacionais, incluindo orientação acadêmica, informações sobre acessibilidade e inclusão, serviços de saúde, integração e bem-estar. Detalhes específicos requerem pesquisa junto à área de relações internacionais da universidade.</w:t>
      </w:r>
    </w:p>
    <w:p w:rsidR="008340EA" w:rsidRDefault="00B95386" w14:paraId="00000035" w14:textId="77777777">
      <w:r>
        <w:rPr>
          <w:noProof/>
        </w:rPr>
      </w:r>
      <w:r>
        <w:pict w14:anchorId="6D9DCD4F">
          <v:rect id="Horizontal Line 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340EA" w:rsidRDefault="00B95386" w14:paraId="00000036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u45l50lvei6a" w:colFirst="0" w:colLast="0" w:id="4"/>
      <w:bookmarkEnd w:id="4"/>
      <w:r>
        <w:rPr>
          <w:sz w:val="34"/>
          <w:szCs w:val="34"/>
        </w:rPr>
        <w:t>Internacionalização e Acolhimento na UFNT</w:t>
      </w:r>
    </w:p>
    <w:p w:rsidR="008340EA" w:rsidP="47DF6F42" w:rsidRDefault="00B95386" w14:paraId="00000037" w14:textId="77777777">
      <w:pPr>
        <w:numPr>
          <w:ilvl w:val="0"/>
          <w:numId w:val="2"/>
        </w:numPr>
        <w:spacing w:before="240"/>
        <w:rPr>
          <w:highlight w:val="yellow"/>
          <w:rPrChange w:author="Brunna Sarasá Iwamura" w:date="2026-08-12T00:55:06.047Z" w:id="982921374"/>
        </w:rPr>
      </w:pPr>
      <w:r w:rsidRPr="47DF6F42" w:rsidR="6F58B3F2">
        <w:rPr>
          <w:b w:val="1"/>
          <w:bCs w:val="1"/>
        </w:rPr>
        <w:t>Diretoria de Internacionalização (DIRINTER):</w:t>
      </w:r>
      <w:r w:rsidR="6F58B3F2">
        <w:rPr/>
        <w:t xml:space="preserve"> </w:t>
      </w:r>
      <w:r w:rsidRPr="47DF6F42" w:rsidR="6F58B3F2">
        <w:rPr>
          <w:highlight w:val="yellow"/>
          <w:rPrChange w:author="Brunna Sarasá Iwamura" w:date="2026-08-12T00:55:06.047Z" w16du:dateUtc="2026-08-12T00:55:06.047Z" w:id="1479775777"/>
        </w:rPr>
        <w:t>a DIRINTER é dedicada a promover a cooperação internacional e o acolhimento de estudantes estrangeiros.</w:t>
      </w:r>
    </w:p>
    <w:p w:rsidR="00E335B3" w:rsidP="47DF6F42" w:rsidRDefault="00B95386" w14:paraId="20984A25" w14:textId="6FC3FE7F">
      <w:pPr>
        <w:numPr>
          <w:ilvl w:val="1"/>
          <w:numId w:val="2"/>
        </w:numPr>
        <w:rPr>
          <w:highlight w:val="yellow"/>
          <w:rPrChange w:author="Brunna Sarasá Iwamura" w:date="2026-08-12T00:56:21.681Z" w:id="357680831"/>
        </w:rPr>
      </w:pPr>
      <w:r w:rsidRPr="47DF6F42" w:rsidR="6F58B3F2">
        <w:rPr>
          <w:b w:val="1"/>
          <w:bCs w:val="1"/>
          <w:highlight w:val="yellow"/>
          <w:rPrChange w:author="Brunna Sarasá Iwamura" w:date="2026-08-12T00:56:21.68Z" w16du:dateUtc="2026-08-12T00:56:21.68Z" w:id="1528526790">
            <w:rPr>
              <w:b w:val="1"/>
              <w:bCs w:val="1"/>
            </w:rPr>
          </w:rPrChange>
        </w:rPr>
        <w:t>Serviços:</w:t>
      </w:r>
      <w:r w:rsidRPr="47DF6F42" w:rsidR="6F58B3F2">
        <w:rPr>
          <w:highlight w:val="yellow"/>
          <w:rPrChange w:author="Brunna Sarasá Iwamura" w:date="2026-08-12T00:56:21.68Z" w16du:dateUtc="2026-08-12T00:56:21.68Z" w:id="140086967"/>
        </w:rPr>
        <w:t xml:space="preserve"> Orientação para estudantes, professores e pesquisadores envolvidos em atividades internacionais em questões logísticas, como vistos e acomodação.</w:t>
      </w:r>
    </w:p>
    <w:p w:rsidR="00E335B3" w:rsidP="00E335B3" w:rsidRDefault="00E335B3" w14:paraId="2C2453A1" w14:textId="73B23515">
      <w:pPr>
        <w:numPr>
          <w:ilvl w:val="1"/>
          <w:numId w:val="2"/>
        </w:numPr>
      </w:pPr>
      <w:r>
        <w:rPr>
          <w:b/>
          <w:bCs/>
        </w:rPr>
        <w:t>Diretor de Internacionalização:</w:t>
      </w:r>
      <w:r>
        <w:t xml:space="preserve"> Prof. Dr; Yonier Alexander Orozco Marin </w:t>
      </w:r>
    </w:p>
    <w:p w:rsidRPr="00E335B3" w:rsidR="00E335B3" w:rsidP="00095A55" w:rsidRDefault="00E335B3" w14:paraId="3A413F95" w14:textId="2A7DED6A">
      <w:pPr>
        <w:ind w:left="1440"/>
      </w:pPr>
      <w:r w:rsidRPr="00095A55">
        <w:t>E-</w:t>
      </w:r>
      <w:r w:rsidRPr="00E335B3">
        <w:t xml:space="preserve">mail: </w:t>
      </w:r>
      <w:hyperlink w:history="1" r:id="rId9">
        <w:r w:rsidRPr="009A35C9">
          <w:rPr>
            <w:rStyle w:val="Hyperlink"/>
          </w:rPr>
          <w:t>internacionalizacao@ufnt.edu.br</w:t>
        </w:r>
      </w:hyperlink>
      <w:r>
        <w:t xml:space="preserve"> </w:t>
      </w:r>
    </w:p>
    <w:p w:rsidR="008340EA" w:rsidRDefault="00B95386" w14:paraId="00000039" w14:textId="77777777">
      <w:r>
        <w:rPr>
          <w:noProof/>
        </w:rPr>
      </w:r>
      <w:r>
        <w:pict w14:anchorId="65CB7D5B">
          <v:rect id="Horizontal Line 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340EA" w:rsidRDefault="00B95386" w14:paraId="0000003A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xhka2kncjca9" w:colFirst="0" w:colLast="0" w:id="5"/>
      <w:bookmarkEnd w:id="5"/>
      <w:r>
        <w:rPr>
          <w:sz w:val="34"/>
          <w:szCs w:val="34"/>
        </w:rPr>
        <w:t>Viver em Araguaína</w:t>
      </w:r>
    </w:p>
    <w:p w:rsidR="008340EA" w:rsidRDefault="00B95386" w14:paraId="0000003B" w14:textId="77777777">
      <w:pPr>
        <w:spacing w:before="240" w:after="240"/>
      </w:pPr>
      <w:r>
        <w:t xml:space="preserve">A sede da UFNT está localizada em </w:t>
      </w:r>
      <w:r>
        <w:rPr>
          <w:b/>
          <w:bCs/>
        </w:rPr>
        <w:t>Araguaína</w:t>
      </w:r>
      <w:r>
        <w:t>, Tocantins.</w:t>
      </w:r>
    </w:p>
    <w:p w:rsidR="009D0377" w:rsidP="47DF6F42" w:rsidRDefault="00B95386" w14:paraId="4F4A4E33" w14:textId="1B00BDA8">
      <w:pPr>
        <w:numPr>
          <w:ilvl w:val="0"/>
          <w:numId w:val="5"/>
        </w:numPr>
        <w:spacing w:before="240"/>
        <w:rPr>
          <w:highlight w:val="yellow"/>
          <w:rPrChange w:author="Brunna Sarasá Iwamura" w:date="2026-08-12T00:49:20.734Z" w:id="1561559452"/>
        </w:rPr>
      </w:pPr>
      <w:r w:rsidRPr="47DF6F42" w:rsidR="6F58B3F2">
        <w:rPr>
          <w:b w:val="1"/>
          <w:bCs w:val="1"/>
          <w:highlight w:val="yellow"/>
          <w:rPrChange w:author="Brunna Sarasá Iwamura" w:date="2026-08-12T00:49:20.733Z" w16du:dateUtc="2026-08-12T00:49:20.733Z" w:id="426036441">
            <w:rPr>
              <w:b w:val="1"/>
              <w:bCs w:val="1"/>
            </w:rPr>
          </w:rPrChange>
        </w:rPr>
        <w:t>Custo de Vida:</w:t>
      </w:r>
      <w:r w:rsidRPr="47DF6F42" w:rsidR="6F58B3F2">
        <w:rPr>
          <w:highlight w:val="yellow"/>
          <w:rPrChange w:author="Brunna Sarasá Iwamura" w:date="2026-08-12T00:49:20.733Z" w16du:dateUtc="2026-08-12T00:49:20.733Z" w:id="1892537043"/>
        </w:rPr>
        <w:t xml:space="preserve"> O custo de vida em Araguaína é geralmente mais acessível em comparação com as grandes capitais brasileiras. O orçamento mensal pode variar dependendo do estilo de vida, mas despesas com moradia, alimentação e transporte tendem a ser mais razoáveis.</w:t>
      </w:r>
    </w:p>
    <w:p w:rsidRPr="00095A55" w:rsidR="008340EA" w:rsidP="00095A55" w:rsidRDefault="00B95386" w14:paraId="0000003D" w14:textId="3A3B8FED">
      <w:pPr>
        <w:numPr>
          <w:ilvl w:val="0"/>
          <w:numId w:val="5"/>
        </w:numPr>
        <w:spacing w:before="240"/>
        <w:rPr>
          <w:b w:val="1"/>
          <w:bCs w:val="1"/>
        </w:rPr>
      </w:pPr>
      <w:r w:rsidRPr="47DF6F42" w:rsidR="6F58B3F2">
        <w:rPr>
          <w:b w:val="1"/>
          <w:bCs w:val="1"/>
        </w:rPr>
        <w:t>Cultura e Lazer:</w:t>
      </w:r>
      <w:r w:rsidR="6F58B3F2">
        <w:rPr/>
        <w:t xml:space="preserve"> </w:t>
      </w:r>
      <w:r w:rsidRPr="47DF6F42" w:rsidR="6F58B3F2">
        <w:rPr>
          <w:highlight w:val="yellow"/>
          <w:rPrChange w:author="Brunna Sarasá Iwamura" w:date="2026-08-12T00:49:17.589Z" w16du:dateUtc="2026-08-12T00:49:17.589Z" w:id="1264885698"/>
        </w:rPr>
        <w:t>Araguaína é uma cidade de médio porte, que oferece opções de cultura e lazer que refletem o dinamismo do norte do Tocantins. Há parques, centros comerciais, shopping, pista para caminhada, teatro, cinema e uma vida noturna movimentada. A cidade é um importante polo regional e oferece contato com a cultura local e a natureza do estado.</w:t>
      </w:r>
      <w:r w:rsidRPr="47DF6F42" w:rsidR="300A236F">
        <w:rPr>
          <w:highlight w:val="yellow"/>
          <w:rPrChange w:author="Brunna Sarasá Iwamura" w:date="2026-08-12T00:49:17.589Z" w16du:dateUtc="2026-08-12T00:49:17.589Z" w:id="1267895812"/>
        </w:rPr>
        <w:t xml:space="preserve"> </w:t>
      </w:r>
      <w:r w:rsidRPr="47DF6F42" w:rsidR="300A236F">
        <w:rPr>
          <w:highlight w:val="yellow"/>
          <w:rPrChange w:author="Brunna Sarasá Iwamura" w:date="2026-08-12T00:49:17.59Z" w16du:dateUtc="2026-08-12T00:49:17.59Z" w:id="462359657"/>
        </w:rPr>
        <w:t>A cidade apresenta diversos espaços para a prática de atividade física com um calendário extenso de corridas de rua, quadras, espaços para caminhada e interação social.</w:t>
      </w:r>
      <w:r w:rsidR="300A236F">
        <w:rPr/>
        <w:t xml:space="preserve"> </w:t>
      </w:r>
    </w:p>
    <w:p w:rsidR="008340EA" w:rsidRDefault="00B95386" w14:paraId="0000003E" w14:textId="77777777">
      <w:pPr>
        <w:numPr>
          <w:ilvl w:val="0"/>
          <w:numId w:val="5"/>
        </w:numPr>
        <w:rPr/>
      </w:pPr>
      <w:r w:rsidRPr="47DF6F42" w:rsidR="6F58B3F2">
        <w:rPr>
          <w:b w:val="1"/>
          <w:bCs w:val="1"/>
        </w:rPr>
        <w:t>Clima e Geografia:</w:t>
      </w:r>
      <w:r w:rsidR="6F58B3F2">
        <w:rPr/>
        <w:t xml:space="preserve"> </w:t>
      </w:r>
      <w:r w:rsidRPr="47DF6F42" w:rsidR="6F58B3F2">
        <w:rPr>
          <w:highlight w:val="yellow"/>
          <w:rPrChange w:author="Brunna Sarasá Iwamura" w:date="2026-08-12T00:49:32.226Z" w16du:dateUtc="2026-08-12T00:49:32.226Z" w:id="167562368"/>
        </w:rPr>
        <w:t>O clima em Araguaína é tropical, com duas estações bem definidas: um período chuvoso (geralmente de outubro a abril) e um período seco (de maio a setembro). As temperaturas são elevadas durante a maior parte do ano. A cidade está inserida em uma região de transição entre Cerrado e Amazônia.</w:t>
      </w:r>
    </w:p>
    <w:p w:rsidR="008340EA" w:rsidRDefault="00B95386" w14:paraId="0000003F" w14:textId="07EF2E20">
      <w:pPr>
        <w:numPr>
          <w:ilvl w:val="0"/>
          <w:numId w:val="5"/>
        </w:numPr>
        <w:rPr/>
      </w:pPr>
      <w:r w:rsidRPr="47DF6F42" w:rsidR="6F58B3F2">
        <w:rPr>
          <w:b w:val="1"/>
          <w:bCs w:val="1"/>
        </w:rPr>
        <w:t>Transporte:</w:t>
      </w:r>
      <w:r w:rsidR="6F58B3F2">
        <w:rPr/>
        <w:t xml:space="preserve"> </w:t>
      </w:r>
      <w:r w:rsidRPr="47DF6F42" w:rsidR="6F58B3F2">
        <w:rPr>
          <w:highlight w:val="yellow"/>
          <w:rPrChange w:author="Brunna Sarasá Iwamura" w:date="2026-08-12T00:49:42.22Z" w16du:dateUtc="2026-08-12T00:49:42.22Z" w:id="226605530"/>
        </w:rPr>
        <w:t>Araguaína possui aeroporto e conta com um sistema de transporte público por ônibus que conecta as diferentes regiões da cidade, além de ser bem assistida por serviços de aplicativos de transporte privado.</w:t>
      </w:r>
      <w:r w:rsidRPr="47DF6F42" w:rsidR="300A236F">
        <w:rPr>
          <w:highlight w:val="yellow"/>
          <w:rPrChange w:author="Brunna Sarasá Iwamura" w:date="2026-08-12T00:49:42.22Z" w16du:dateUtc="2026-08-12T00:49:42.22Z" w:id="60497735"/>
        </w:rPr>
        <w:t xml:space="preserve"> Por estar atravessado por uma rodovia federal, oferece transporte para diversos estados em diversos horários do dia.</w:t>
      </w:r>
    </w:p>
    <w:p w:rsidR="008340EA" w:rsidRDefault="00B95386" w14:paraId="00000040" w14:textId="2AB89107">
      <w:pPr>
        <w:numPr>
          <w:ilvl w:val="0"/>
          <w:numId w:val="5"/>
        </w:numPr>
        <w:spacing w:after="240"/>
        <w:rPr/>
      </w:pPr>
      <w:r w:rsidRPr="47DF6F42" w:rsidR="6F58B3F2">
        <w:rPr>
          <w:b w:val="1"/>
          <w:bCs w:val="1"/>
        </w:rPr>
        <w:t>S</w:t>
      </w:r>
      <w:r w:rsidRPr="47DF6F42" w:rsidR="6F58B3F2">
        <w:rPr>
          <w:b w:val="1"/>
          <w:bCs w:val="1"/>
          <w:highlight w:val="yellow"/>
          <w:rPrChange w:author="Brunna Sarasá Iwamura" w:date="2026-08-12T00:50:24.251Z" w16du:dateUtc="2026-08-12T00:50:24.251Z" w:id="958705718">
            <w:rPr>
              <w:b w:val="1"/>
              <w:bCs w:val="1"/>
            </w:rPr>
          </w:rPrChange>
        </w:rPr>
        <w:t>aúde e Segurança:</w:t>
      </w:r>
      <w:r w:rsidRPr="47DF6F42" w:rsidR="6F58B3F2">
        <w:rPr>
          <w:highlight w:val="yellow"/>
          <w:rPrChange w:author="Brunna Sarasá Iwamura" w:date="2026-08-12T00:50:24.252Z" w16du:dateUtc="2026-08-12T00:50:24.252Z" w:id="745165897"/>
        </w:rPr>
        <w:t xml:space="preserve"> A cidade possui infraestrutura de saúde com hospitais e clínicas. Quanto à segurança, </w:t>
      </w:r>
      <w:r w:rsidRPr="47DF6F42" w:rsidR="300A236F">
        <w:rPr>
          <w:highlight w:val="yellow"/>
          <w:rPrChange w:author="Brunna Sarasá Iwamura" w:date="2026-08-12T00:50:24.253Z" w16du:dateUtc="2026-08-12T00:50:24.253Z" w:id="734837033"/>
        </w:rPr>
        <w:t xml:space="preserve">a percepção dos moradores locais é de uma cidade segura, mas </w:t>
      </w:r>
      <w:r w:rsidRPr="47DF6F42" w:rsidR="6F58B3F2">
        <w:rPr>
          <w:highlight w:val="yellow"/>
          <w:rPrChange w:author="Brunna Sarasá Iwamura" w:date="2026-08-12T00:50:24.253Z" w16du:dateUtc="2026-08-12T00:50:24.253Z" w:id="1742243217"/>
        </w:rPr>
        <w:t>como em qualquer centro urbano, é importante que os estudantes estejam atentos e sigam as orientações das autoridades locais.</w:t>
      </w:r>
    </w:p>
    <w:p w:rsidR="008340EA" w:rsidP="47DF6F42" w:rsidRDefault="00B95386" w14:paraId="00000041" w14:textId="77777777">
      <w:pPr>
        <w:spacing w:before="240" w:after="240"/>
        <w:rPr>
          <w:b w:val="1"/>
          <w:bCs w:val="1"/>
          <w:sz w:val="34"/>
          <w:szCs w:val="34"/>
          <w:highlight w:val="yellow"/>
          <w:rPrChange w:author="Brunna Sarasá Iwamura" w:date="2026-08-12T00:53:03.472Z" w:id="1379249192"/>
        </w:rPr>
      </w:pPr>
      <w:r w:rsidRPr="47DF6F42" w:rsidR="6F58B3F2">
        <w:rPr>
          <w:b w:val="1"/>
          <w:bCs w:val="1"/>
          <w:sz w:val="34"/>
          <w:szCs w:val="34"/>
          <w:highlight w:val="yellow"/>
          <w:rPrChange w:author="Brunna Sarasá Iwamura" w:date="2026-08-12T00:53:03.471Z" w16du:dateUtc="2026-08-12T00:53:03.471Z" w:id="1102394960">
            <w:rPr>
              <w:b w:val="1"/>
              <w:bCs w:val="1"/>
              <w:sz w:val="34"/>
              <w:szCs w:val="34"/>
            </w:rPr>
          </w:rPrChange>
        </w:rPr>
        <w:t>Viver em Tocantinópolis</w:t>
      </w:r>
    </w:p>
    <w:p w:rsidR="008340EA" w:rsidP="47DF6F42" w:rsidRDefault="00B95386" w14:paraId="00000042" w14:textId="31615D61">
      <w:pPr>
        <w:spacing w:before="240" w:after="240"/>
        <w:rPr>
          <w:highlight w:val="yellow"/>
          <w:rPrChange w:author="Brunna Sarasá Iwamura" w:date="2026-08-12T00:53:03.473Z" w:id="1395151941"/>
        </w:rPr>
      </w:pPr>
      <w:r w:rsidRPr="47DF6F42" w:rsidR="6F58B3F2">
        <w:rPr>
          <w:highlight w:val="yellow"/>
          <w:rPrChange w:author="Brunna Sarasá Iwamura" w:date="2026-08-12T00:53:03.473Z" w16du:dateUtc="2026-08-12T00:53:03.473Z" w:id="863779245"/>
        </w:rPr>
        <w:t>Além da sede, a UFNT possui campus em Tocantinópolis. Viver em Tocantinópolis significa rotina tranquila à beira do Rio Tocantins, com custo de vida relativamente baixo e forte presença universitária que movimenta o comércio e a cultura local.</w:t>
      </w:r>
      <w:r w:rsidRPr="47DF6F42" w:rsidR="300A236F">
        <w:rPr>
          <w:highlight w:val="yellow"/>
          <w:rPrChange w:author="Brunna Sarasá Iwamura" w:date="2026-08-12T00:53:03.473Z" w16du:dateUtc="2026-08-12T00:53:03.473Z" w:id="203141601"/>
        </w:rPr>
        <w:t xml:space="preserve"> Também, a experiência na cidade de Tocantinópolis é necessariamente intercultural, pois tanto nas proximidades, como dentro da cidade, é proeminente a presença de povos indígenas, ribeirinhos e quilombolas</w:t>
      </w:r>
    </w:p>
    <w:p w:rsidR="008340EA" w:rsidP="47DF6F42" w:rsidRDefault="00B95386" w14:paraId="00000043" w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/>
        <w:rPr>
          <w:b w:val="1"/>
          <w:bCs w:val="1"/>
          <w:highlight w:val="yellow"/>
          <w:rPrChange w:author="Brunna Sarasá Iwamura" w:date="2026-08-12T00:53:03.474Z" w:id="2045839538">
            <w:rPr>
              <w:b w:val="1"/>
              <w:bCs w:val="1"/>
            </w:rPr>
          </w:rPrChange>
        </w:rPr>
      </w:pPr>
      <w:r w:rsidRPr="47DF6F42" w:rsidR="6F58B3F2">
        <w:rPr>
          <w:b w:val="1"/>
          <w:bCs w:val="1"/>
          <w:highlight w:val="yellow"/>
          <w:rPrChange w:author="Brunna Sarasá Iwamura" w:date="2026-08-12T00:53:03.474Z" w16du:dateUtc="2026-08-12T00:53:03.474Z" w:id="1743792583">
            <w:rPr>
              <w:b w:val="1"/>
              <w:bCs w:val="1"/>
            </w:rPr>
          </w:rPrChange>
        </w:rPr>
        <w:t xml:space="preserve">Custo de vida: </w:t>
      </w:r>
      <w:r w:rsidRPr="47DF6F42" w:rsidR="6F58B3F2">
        <w:rPr>
          <w:highlight w:val="yellow"/>
          <w:rPrChange w:author="Brunna Sarasá Iwamura" w:date="2026-08-12T00:53:03.474Z" w16du:dateUtc="2026-08-12T00:53:03.474Z" w:id="1988401521"/>
        </w:rPr>
        <w:t>O custo de vida é relativamente baixo, sendo que aluguéis e alimentação costumam ser mais acessíveis que em capitais, com mercados e feiras locais oferecendo produtos frescos a preços justos; o que permite boa qualidade de vida com orçamento moderado.</w:t>
      </w:r>
    </w:p>
    <w:p w:rsidR="008340EA" w:rsidP="47DF6F42" w:rsidRDefault="00B95386" w14:paraId="00000044" w14:textId="4D0D0792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/>
        <w:rPr>
          <w:b w:val="1"/>
          <w:bCs w:val="1"/>
          <w:highlight w:val="yellow"/>
          <w:rPrChange w:author="Brunna Sarasá Iwamura" w:date="2026-08-12T00:53:03.475Z" w:id="790394008">
            <w:rPr>
              <w:b w:val="1"/>
              <w:bCs w:val="1"/>
            </w:rPr>
          </w:rPrChange>
        </w:rPr>
      </w:pPr>
      <w:r w:rsidRPr="47DF6F42" w:rsidR="6F58B3F2">
        <w:rPr>
          <w:b w:val="1"/>
          <w:bCs w:val="1"/>
          <w:highlight w:val="yellow"/>
          <w:rPrChange w:author="Brunna Sarasá Iwamura" w:date="2026-08-12T00:53:03.474Z" w16du:dateUtc="2026-08-12T00:53:03.474Z" w:id="1043807335">
            <w:rPr>
              <w:b w:val="1"/>
              <w:bCs w:val="1"/>
            </w:rPr>
          </w:rPrChange>
        </w:rPr>
        <w:t xml:space="preserve">Cultura e lazer: </w:t>
      </w:r>
      <w:r w:rsidRPr="47DF6F42" w:rsidR="6F58B3F2">
        <w:rPr>
          <w:highlight w:val="yellow"/>
          <w:rPrChange w:author="Brunna Sarasá Iwamura" w:date="2026-08-12T00:53:03.474Z" w16du:dateUtc="2026-08-12T00:53:03.474Z" w:id="1617838656"/>
        </w:rPr>
        <w:t>A cidade possui uma cultura regional viva com festas religiosas, eventos musicais e gastronômicos, além de atividades à beira do Rio Tocantins; a presença de universidades e projetos culturais amplia a programação e atrai estudantes e visitantes.</w:t>
      </w:r>
      <w:r w:rsidR="300A236F">
        <w:rPr/>
        <w:t xml:space="preserve"> </w:t>
      </w:r>
    </w:p>
    <w:p w:rsidR="008340EA" w:rsidP="47DF6F42" w:rsidRDefault="00B95386" w14:paraId="00000045" w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/>
        <w:rPr>
          <w:b w:val="1"/>
          <w:bCs w:val="1"/>
          <w:highlight w:val="yellow"/>
          <w:rPrChange w:author="Brunna Sarasá Iwamura" w:date="2026-08-12T00:53:03.475Z" w:id="1882263107">
            <w:rPr>
              <w:b w:val="1"/>
              <w:bCs w:val="1"/>
            </w:rPr>
          </w:rPrChange>
        </w:rPr>
      </w:pPr>
      <w:r w:rsidRPr="47DF6F42" w:rsidR="6F58B3F2">
        <w:rPr>
          <w:b w:val="1"/>
          <w:bCs w:val="1"/>
          <w:highlight w:val="yellow"/>
          <w:rPrChange w:author="Brunna Sarasá Iwamura" w:date="2026-08-12T00:53:03.475Z" w16du:dateUtc="2026-08-12T00:53:03.475Z" w:id="1382669118">
            <w:rPr>
              <w:b w:val="1"/>
              <w:bCs w:val="1"/>
            </w:rPr>
          </w:rPrChange>
        </w:rPr>
        <w:t xml:space="preserve">Clima e geografia: </w:t>
      </w:r>
      <w:r w:rsidRPr="47DF6F42" w:rsidR="6F58B3F2">
        <w:rPr>
          <w:highlight w:val="yellow"/>
          <w:rPrChange w:author="Brunna Sarasá Iwamura" w:date="2026-08-12T00:53:03.475Z" w16du:dateUtc="2026-08-12T00:53:03.475Z" w:id="749393906"/>
        </w:rPr>
        <w:t>A cidade possui clima tropical com estação chuvosa e seca; fica situada às margens do Rio Tocantins, com paisagem que favorece lazer aquático e pesca; a população estimada em 23 mil habitantes segundo dados oficiais, o que confere perfil interiorano e acolhedor.</w:t>
      </w:r>
    </w:p>
    <w:p w:rsidR="008340EA" w:rsidP="47DF6F42" w:rsidRDefault="00B95386" w14:paraId="00000046" w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/>
        <w:rPr>
          <w:b w:val="1"/>
          <w:bCs w:val="1"/>
          <w:highlight w:val="yellow"/>
          <w:rPrChange w:author="Brunna Sarasá Iwamura" w:date="2026-08-12T00:53:46.387Z" w:id="1360260096">
            <w:rPr>
              <w:b w:val="1"/>
              <w:bCs w:val="1"/>
            </w:rPr>
          </w:rPrChange>
        </w:rPr>
      </w:pPr>
      <w:r w:rsidRPr="47DF6F42" w:rsidR="6F58B3F2">
        <w:rPr>
          <w:b w:val="1"/>
          <w:bCs w:val="1"/>
          <w:highlight w:val="yellow"/>
          <w:rPrChange w:author="Brunna Sarasá Iwamura" w:date="2026-08-12T00:53:46.386Z" w16du:dateUtc="2026-08-12T00:53:46.386Z" w:id="1132737094">
            <w:rPr>
              <w:b w:val="1"/>
              <w:bCs w:val="1"/>
            </w:rPr>
          </w:rPrChange>
        </w:rPr>
        <w:t xml:space="preserve">Transporte público: </w:t>
      </w:r>
      <w:r w:rsidRPr="47DF6F42" w:rsidR="6F58B3F2">
        <w:rPr>
          <w:highlight w:val="yellow"/>
          <w:rPrChange w:author="Brunna Sarasá Iwamura" w:date="2026-08-12T00:53:46.386Z" w16du:dateUtc="2026-08-12T00:53:46.386Z" w:id="1315923269"/>
        </w:rPr>
        <w:t>A mobilidade local é baseada em linhas de ônibus, vans e táxis; o transporte coletivo é funcional para deslocamentos urbanos, enquanto viagens intermunicipais dependem de ônibus rodoviários; muitos moradores optam por carro próprio para maior flexibilidade.</w:t>
      </w:r>
    </w:p>
    <w:p w:rsidR="008340EA" w:rsidP="47DF6F42" w:rsidRDefault="00B95386" w14:paraId="00000047" w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/>
        <w:rPr>
          <w:b w:val="1"/>
          <w:bCs w:val="1"/>
          <w:highlight w:val="yellow"/>
          <w:rPrChange w:author="Brunna Sarasá Iwamura" w:date="2026-08-12T00:53:46.388Z" w:id="1281296471">
            <w:rPr>
              <w:b w:val="1"/>
              <w:bCs w:val="1"/>
            </w:rPr>
          </w:rPrChange>
        </w:rPr>
      </w:pPr>
      <w:r w:rsidRPr="47DF6F42" w:rsidR="6F58B3F2">
        <w:rPr>
          <w:b w:val="1"/>
          <w:bCs w:val="1"/>
          <w:highlight w:val="yellow"/>
          <w:rPrChange w:author="Brunna Sarasá Iwamura" w:date="2026-08-12T00:53:46.387Z" w16du:dateUtc="2026-08-12T00:53:46.387Z" w:id="1973335230">
            <w:rPr>
              <w:b w:val="1"/>
              <w:bCs w:val="1"/>
            </w:rPr>
          </w:rPrChange>
        </w:rPr>
        <w:t xml:space="preserve">Saúde e segurança: </w:t>
      </w:r>
      <w:r w:rsidRPr="47DF6F42" w:rsidR="6F58B3F2">
        <w:rPr>
          <w:highlight w:val="yellow"/>
          <w:rPrChange w:author="Brunna Sarasá Iwamura" w:date="2026-08-12T00:53:46.387Z" w16du:dateUtc="2026-08-12T00:53:46.387Z" w:id="843511386"/>
        </w:rPr>
        <w:t>A rede de atenção básica e as unidades de pronto-atendimento atendem a maior parte das demandas; casos complexos podem exigir encaminhamento a centros maiores na região; a segurança tem perfil típico de cidade do interior, com sensação geral de tranquilidade, embora seja prudente evitar áreas pouco iluminadas à noite.</w:t>
      </w:r>
    </w:p>
    <w:p w:rsidR="008340EA" w:rsidRDefault="00B95386" w14:paraId="00000048" w14:textId="77777777">
      <w:r>
        <w:rPr>
          <w:noProof/>
        </w:rPr>
      </w:r>
      <w:r>
        <w:pict w14:anchorId="1D5C561C">
          <v:rect id="Horizontal Line 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340EA" w:rsidRDefault="00B95386" w14:paraId="00000049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9vv3mr6s811w" w:colFirst="0" w:colLast="0" w:id="6"/>
      <w:bookmarkEnd w:id="6"/>
      <w:r>
        <w:rPr>
          <w:sz w:val="34"/>
          <w:szCs w:val="34"/>
        </w:rPr>
        <w:t>Perguntas Frequentes (FAQ) sobre Estudar na UFNT</w:t>
      </w:r>
    </w:p>
    <w:p w:rsidR="008340EA" w:rsidP="780FB85A" w:rsidRDefault="00B95386" w14:paraId="0000004A" w14:textId="0678A41C">
      <w:pPr>
        <w:spacing w:before="240" w:after="240"/>
        <w:rPr>
          <w:highlight w:val="yellow"/>
          <w:rPrChange w:author="Brunna Sarasá Iwamura" w:date="2026-08-11T22:35:48.557Z" w:id="2022366738"/>
        </w:rPr>
      </w:pPr>
      <w:r w:rsidRPr="780FB85A" w:rsidR="00B95386">
        <w:rPr>
          <w:highlight w:val="yellow"/>
          <w:rPrChange w:author="Brunna Sarasá Iwamura" w:date="2026-08-11T22:35:48.552Z" w16du:dateUtc="2026-08-11T22:35:48.552Z" w:id="1577610940"/>
        </w:rPr>
        <w:t xml:space="preserve">Aqui, você encontrará respostas para algumas das perguntas mais comuns de estudantes internacionais. Para informações detalhadas e atualizadas, consulte sempre o site oficial da UFNT </w:t>
      </w:r>
      <w:r w:rsidRPr="780FB85A" w:rsidR="00B95386">
        <w:rPr>
          <w:highlight w:val="yellow"/>
          <w:rPrChange w:author="Brunna Sarasá Iwamura" w:date="2026-08-11T22:35:48.553Z" w16du:dateUtc="2026-08-11T22:35:48.553Z" w:id="1160001969"/>
        </w:rPr>
        <w:t xml:space="preserve">ou entre em contato com a </w:t>
      </w:r>
      <w:r w:rsidRPr="780FB85A" w:rsidR="009D0377">
        <w:rPr>
          <w:highlight w:val="yellow"/>
          <w:rPrChange w:author="Brunna Sarasá Iwamura" w:date="2026-08-11T22:35:48.554Z" w16du:dateUtc="2026-08-11T22:35:48.554Z" w:id="1141084387"/>
        </w:rPr>
        <w:t>Direção de Internacionalização da Instituição</w:t>
      </w:r>
      <w:r w:rsidRPr="780FB85A" w:rsidR="00B95386">
        <w:rPr>
          <w:highlight w:val="yellow"/>
          <w:rPrChange w:author="Brunna Sarasá Iwamura" w:date="2026-08-11T22:35:48.555Z" w16du:dateUtc="2026-08-11T22:35:48.555Z" w:id="823934753"/>
        </w:rPr>
        <w:t>. Note que algumas informações no site podem estar disponíveis apenas em português.</w:t>
      </w:r>
    </w:p>
    <w:p w:rsidR="008340EA" w:rsidRDefault="00B95386" w14:paraId="0000004B" w14:textId="77777777">
      <w:pPr>
        <w:numPr>
          <w:ilvl w:val="0"/>
          <w:numId w:val="7"/>
        </w:numPr>
        <w:spacing w:before="240"/>
      </w:pPr>
      <w:r>
        <w:rPr>
          <w:b/>
          <w:bCs/>
        </w:rPr>
        <w:t>Cursos e Programas Acadêmicos</w:t>
      </w:r>
    </w:p>
    <w:p w:rsidR="008340EA" w:rsidP="780FB85A" w:rsidRDefault="00B95386" w14:paraId="0000004C" w14:textId="77777777">
      <w:pPr>
        <w:numPr>
          <w:ilvl w:val="1"/>
          <w:numId w:val="7"/>
        </w:numPr>
        <w:rPr>
          <w:highlight w:val="yellow"/>
          <w:rPrChange w:author="Brunna Sarasá Iwamura" w:date="2026-08-11T22:35:57.477Z" w:id="1373972164"/>
        </w:rPr>
      </w:pPr>
      <w:r w:rsidRPr="780FB85A" w:rsidR="00B95386">
        <w:rPr>
          <w:b w:val="1"/>
          <w:bCs w:val="1"/>
          <w:highlight w:val="yellow"/>
          <w:rPrChange w:author="Brunna Sarasá Iwamura" w:date="2026-08-11T22:35:57.476Z" w16du:dateUtc="2026-08-11T22:35:57.476Z" w:id="79047946">
            <w:rPr>
              <w:b w:val="1"/>
              <w:bCs w:val="1"/>
            </w:rPr>
          </w:rPrChange>
        </w:rPr>
        <w:t>Quais cursos de graduação e pós-graduação a UFNT oferece?</w:t>
      </w:r>
      <w:r w:rsidRPr="780FB85A" w:rsidR="00B95386">
        <w:rPr>
          <w:highlight w:val="yellow"/>
          <w:rPrChange w:author="Brunna Sarasá Iwamura" w:date="2026-08-11T22:35:57.477Z" w16du:dateUtc="2026-08-11T22:35:57.477Z" w:id="1958567578"/>
        </w:rPr>
        <w:t xml:space="preserve"> A UFNT oferece uma variedade de cursos de graduação e pós-graduação em diversas áreas do conhecimento. Para a lista completa e detalhes sobre cada programa, visite o site oficial da UFNT.</w:t>
      </w:r>
    </w:p>
    <w:p w:rsidR="008340EA" w:rsidP="0B1852DA" w:rsidRDefault="00B95386" w14:paraId="0000004D" w14:textId="75A05520">
      <w:pPr>
        <w:numPr>
          <w:ilvl w:val="1"/>
          <w:numId w:val="7"/>
        </w:numPr>
        <w:rPr>
          <w:highlight w:val="yellow"/>
          <w:rPrChange w:author="Brunna Sarasá Iwamura" w:date="2026-08-11T22:36:56.787Z" w:id="2008483987"/>
        </w:rPr>
      </w:pPr>
      <w:r w:rsidRPr="0B1852DA" w:rsidR="07D65FD6">
        <w:rPr>
          <w:b w:val="1"/>
          <w:bCs w:val="1"/>
          <w:highlight w:val="yellow"/>
          <w:rPrChange w:author="Brunna Sarasá Iwamura" w:date="2026-08-11T22:36:56.785Z" w16du:dateUtc="2026-08-11T22:36:56.785Z" w:id="325279867">
            <w:rPr>
              <w:b w:val="1"/>
              <w:bCs w:val="1"/>
            </w:rPr>
          </w:rPrChange>
        </w:rPr>
        <w:t>A UFNT oferece programas ministrados em inglês ou outros idiomas além do português?</w:t>
      </w:r>
      <w:r w:rsidRPr="0B1852DA" w:rsidR="07D65FD6">
        <w:rPr>
          <w:highlight w:val="yellow"/>
          <w:rPrChange w:author="Brunna Sarasá Iwamura" w:date="2026-08-11T22:36:56.785Z" w16du:dateUtc="2026-08-11T22:36:56.785Z" w:id="703269827"/>
        </w:rPr>
        <w:t xml:space="preserve"> Atualmente, os cursos da UF</w:t>
      </w:r>
      <w:r w:rsidRPr="0B1852DA" w:rsidR="3C490BD1">
        <w:rPr>
          <w:highlight w:val="yellow"/>
          <w:rPrChange w:author="Brunna Sarasá Iwamura" w:date="2026-08-11T22:36:56.786Z" w16du:dateUtc="2026-08-11T22:36:56.786Z" w:id="1812479432"/>
        </w:rPr>
        <w:t>N</w:t>
      </w:r>
      <w:r w:rsidRPr="0B1852DA" w:rsidR="07D65FD6">
        <w:rPr>
          <w:highlight w:val="yellow"/>
          <w:rPrChange w:author="Brunna Sarasá Iwamura" w:date="2026-08-11T22:36:56.786Z" w16du:dateUtc="2026-08-11T22:36:56.786Z" w:id="285726969"/>
        </w:rPr>
        <w:t xml:space="preserve">T são ministrados em português. </w:t>
      </w:r>
      <w:r w:rsidRPr="0B1852DA" w:rsidR="3C490BD1">
        <w:rPr>
          <w:highlight w:val="yellow"/>
          <w:rPrChange w:author="Brunna Sarasá Iwamura" w:date="2026-08-11T22:36:56.786Z" w16du:dateUtc="2026-08-11T22:36:56.786Z" w:id="47066078"/>
        </w:rPr>
        <w:t>O Programa de Idioma sem Fronteiras da UFNT oferece, de maneira gratuita, cursos de português para estrangeiros e estratégias de acolhimento e introdução ao português.</w:t>
      </w:r>
      <w:r w:rsidR="3C490BD1">
        <w:rPr/>
        <w:t xml:space="preserve"> </w:t>
      </w:r>
    </w:p>
    <w:p w:rsidR="008340EA" w:rsidP="0B1852DA" w:rsidRDefault="00B95386" w14:paraId="0000004E" w14:textId="77777777">
      <w:pPr>
        <w:numPr>
          <w:ilvl w:val="0"/>
          <w:numId w:val="7"/>
        </w:numPr>
        <w:rPr>
          <w:b w:val="1"/>
          <w:bCs w:val="1"/>
          <w:highlight w:val="yellow"/>
          <w:rPrChange w:author="Brunna Sarasá Iwamura" w:date="2026-08-11T22:36:56.788Z" w:id="2032521528"/>
        </w:rPr>
      </w:pPr>
      <w:r w:rsidRPr="0B1852DA" w:rsidR="07D65FD6">
        <w:rPr>
          <w:b w:val="1"/>
          <w:bCs w:val="1"/>
          <w:highlight w:val="yellow"/>
          <w:rPrChange w:author="Brunna Sarasá Iwamura" w:date="2026-08-11T22:36:56.787Z" w16du:dateUtc="2026-08-11T22:36:56.787Z" w:id="1921643825">
            <w:rPr>
              <w:b w:val="1"/>
              <w:bCs w:val="1"/>
            </w:rPr>
          </w:rPrChange>
        </w:rPr>
        <w:t>Processo Seletivo e Admissão</w:t>
      </w:r>
    </w:p>
    <w:p w:rsidR="008340EA" w:rsidP="0B1852DA" w:rsidRDefault="00B95386" w14:paraId="0000004F" w14:textId="3A5A87E6">
      <w:pPr>
        <w:numPr>
          <w:ilvl w:val="1"/>
          <w:numId w:val="7"/>
        </w:numPr>
        <w:rPr>
          <w:highlight w:val="yellow"/>
          <w:rPrChange w:author="Brunna Sarasá Iwamura" w:date="2026-08-11T22:36:48.28Z" w:id="2077858650"/>
        </w:rPr>
      </w:pPr>
      <w:r w:rsidRPr="0B1852DA" w:rsidR="07D65FD6">
        <w:rPr>
          <w:b w:val="1"/>
          <w:bCs w:val="1"/>
          <w:highlight w:val="yellow"/>
          <w:rPrChange w:author="Brunna Sarasá Iwamura" w:date="2026-08-11T22:36:56.788Z" w16du:dateUtc="2026-08-11T22:36:56.788Z" w:id="472240871">
            <w:rPr>
              <w:b w:val="1"/>
              <w:bCs w:val="1"/>
            </w:rPr>
          </w:rPrChange>
        </w:rPr>
        <w:t>Como estudantes internacionais podem se candidatar à UFNT?</w:t>
      </w:r>
      <w:r w:rsidR="07D65FD6">
        <w:rPr/>
        <w:t xml:space="preserve"> </w:t>
      </w:r>
      <w:r w:rsidRPr="0B1852DA" w:rsidR="07D65FD6">
        <w:rPr>
          <w:highlight w:val="yellow"/>
          <w:rPrChange w:author="Brunna Sarasá Iwamura" w:date="2026-08-11T22:36:48.274Z" w16du:dateUtc="2026-08-11T22:36:48.274Z" w:id="609190879"/>
        </w:rPr>
        <w:t>A UFNT não possui processo de candidatura específico para estudantes internacionais</w:t>
      </w:r>
      <w:r w:rsidRPr="0B1852DA" w:rsidR="3C490BD1">
        <w:rPr>
          <w:highlight w:val="yellow"/>
          <w:rPrChange w:author="Brunna Sarasá Iwamura" w:date="2026-08-11T22:36:48.274Z" w16du:dateUtc="2026-08-11T22:36:48.274Z" w:id="1600592937"/>
        </w:rPr>
        <w:t xml:space="preserve"> para o nível da graduação</w:t>
      </w:r>
      <w:r w:rsidRPr="0B1852DA" w:rsidR="07D65FD6">
        <w:rPr>
          <w:highlight w:val="yellow"/>
          <w:rPrChange w:author="Brunna Sarasá Iwamura" w:date="2026-08-11T22:36:48.275Z" w16du:dateUtc="2026-08-11T22:36:48.275Z" w:id="1880804398"/>
        </w:rPr>
        <w:t xml:space="preserve">. No entanto, </w:t>
      </w:r>
      <w:r w:rsidRPr="0B1852DA" w:rsidR="3C490BD1">
        <w:rPr>
          <w:highlight w:val="yellow"/>
          <w:rPrChange w:author="Brunna Sarasá Iwamura" w:date="2026-08-11T22:36:48.275Z" w16du:dateUtc="2026-08-11T22:36:48.275Z" w:id="1798228785"/>
        </w:rPr>
        <w:t>a maioria de programas de pós-graduação da Universidade (nível mestrado e doutorado) disponibiliza editais específicos para seleção de estudantes estrangeiros, na maioria dos casos, com oferta de bolsas acadêmicas</w:t>
      </w:r>
      <w:r w:rsidRPr="0B1852DA" w:rsidR="07D65FD6">
        <w:rPr>
          <w:highlight w:val="yellow"/>
          <w:rPrChange w:author="Brunna Sarasá Iwamura" w:date="2026-08-11T22:36:48.275Z" w16du:dateUtc="2026-08-11T22:36:48.275Z" w:id="643084723"/>
        </w:rPr>
        <w:t xml:space="preserve">. Detalhes sobre editais e requisitos para estudantes estrangeiros são publicados no site </w:t>
      </w:r>
      <w:r w:rsidRPr="0B1852DA" w:rsidR="3C490BD1">
        <w:rPr>
          <w:highlight w:val="yellow"/>
          <w:rPrChange w:author="Brunna Sarasá Iwamura" w:date="2026-08-11T22:36:48.276Z" w16du:dateUtc="2026-08-11T22:36:48.276Z" w:id="1748049389"/>
        </w:rPr>
        <w:t>de cada programa de pós-graduação</w:t>
      </w:r>
      <w:r w:rsidRPr="0B1852DA" w:rsidR="07D65FD6">
        <w:rPr>
          <w:highlight w:val="yellow"/>
          <w:rPrChange w:author="Brunna Sarasá Iwamura" w:date="2026-08-11T22:36:48.277Z" w16du:dateUtc="2026-08-11T22:36:48.277Z" w:id="1275995600"/>
        </w:rPr>
        <w:t>.</w:t>
      </w:r>
    </w:p>
    <w:p w:rsidR="008340EA" w:rsidRDefault="00B95386" w14:paraId="00000050" w14:textId="3E1C6204">
      <w:pPr>
        <w:numPr>
          <w:ilvl w:val="1"/>
          <w:numId w:val="7"/>
        </w:numPr>
        <w:rPr/>
      </w:pPr>
      <w:r w:rsidRPr="0B1852DA" w:rsidR="07D65FD6">
        <w:rPr>
          <w:b w:val="1"/>
          <w:bCs w:val="1"/>
          <w:highlight w:val="yellow"/>
          <w:rPrChange w:author="Brunna Sarasá Iwamura" w:date="2026-08-11T22:37:13.587Z" w16du:dateUtc="2026-08-11T22:37:13.587Z" w:id="1817697052">
            <w:rPr>
              <w:b w:val="1"/>
              <w:bCs w:val="1"/>
            </w:rPr>
          </w:rPrChange>
        </w:rPr>
        <w:t>Existe algum exame de proficiência em português exigido para a admissão?</w:t>
      </w:r>
      <w:r w:rsidR="07D65FD6">
        <w:rPr/>
        <w:t xml:space="preserve"> </w:t>
      </w:r>
      <w:r w:rsidRPr="0B1852DA" w:rsidR="3C490BD1">
        <w:rPr>
          <w:highlight w:val="yellow"/>
          <w:rPrChange w:author="Brunna Sarasá Iwamura" w:date="2026-08-11T22:37:52.212Z" w16du:dateUtc="2026-08-11T22:37:52.212Z" w:id="1630816127"/>
        </w:rPr>
        <w:t>Não para o momento de ingresso nos cursos de Pós-Graduação. Contudo, de acordo às normativas de cada programa de Pós-Graduação, o estudante estrangeiro poderá ter um prazo que pode ir desde 12, até 24 meses, para mostrar proficiência na língua portuguesa, de acordo aos próprios critérios do Programa.</w:t>
      </w:r>
      <w:r w:rsidR="3C490BD1">
        <w:rPr/>
        <w:t xml:space="preserve"> </w:t>
      </w:r>
    </w:p>
    <w:p w:rsidR="008340EA" w:rsidRDefault="00B95386" w14:paraId="00000051" w14:textId="77777777">
      <w:pPr>
        <w:numPr>
          <w:ilvl w:val="0"/>
          <w:numId w:val="7"/>
        </w:numPr>
      </w:pPr>
      <w:r>
        <w:rPr>
          <w:b/>
          <w:bCs/>
        </w:rPr>
        <w:t>Vida no Campus e Suporte ao Estudante</w:t>
      </w:r>
    </w:p>
    <w:p w:rsidR="008340EA" w:rsidP="0B1852DA" w:rsidRDefault="00B95386" w14:paraId="00000052" w14:textId="61E8F6A9">
      <w:pPr>
        <w:numPr>
          <w:ilvl w:val="1"/>
          <w:numId w:val="7"/>
        </w:numPr>
        <w:rPr>
          <w:highlight w:val="yellow"/>
          <w:rPrChange w:author="Brunna Sarasá Iwamura" w:date="2026-08-11T22:37:49.431Z" w:id="1508473791"/>
        </w:rPr>
      </w:pPr>
      <w:r w:rsidRPr="0B1852DA" w:rsidR="07D65FD6">
        <w:rPr>
          <w:b w:val="1"/>
          <w:bCs w:val="1"/>
          <w:highlight w:val="yellow"/>
          <w:rPrChange w:author="Brunna Sarasá Iwamura" w:date="2026-08-11T22:37:40.701Z" w16du:dateUtc="2026-08-11T22:37:40.701Z" w:id="572683835">
            <w:rPr>
              <w:b w:val="1"/>
              <w:bCs w:val="1"/>
            </w:rPr>
          </w:rPrChange>
        </w:rPr>
        <w:t>Quais tipos de suporte a UFNT oferece para estudantes internacionais?</w:t>
      </w:r>
      <w:r w:rsidR="07D65FD6">
        <w:rPr/>
        <w:t xml:space="preserve"> </w:t>
      </w:r>
      <w:r w:rsidRPr="0B1852DA" w:rsidR="07D65FD6">
        <w:rPr>
          <w:highlight w:val="yellow"/>
          <w:rPrChange w:author="Brunna Sarasá Iwamura" w:date="2026-08-11T22:37:49.43Z" w16du:dateUtc="2026-08-11T22:37:49.43Z" w:id="1830905014"/>
        </w:rPr>
        <w:t xml:space="preserve">A UFNT se dedica a apoiar seus estudantes internacionais. O suporte inclui orientação acadêmica, auxílio em questões burocráticas e eventos de integração. </w:t>
      </w:r>
      <w:r w:rsidRPr="0B1852DA" w:rsidR="51BEB832">
        <w:rPr>
          <w:highlight w:val="yellow"/>
          <w:rPrChange w:author="Brunna Sarasá Iwamura" w:date="2026-08-11T22:37:49.43Z" w16du:dateUtc="2026-08-11T22:37:49.43Z" w:id="92804441"/>
        </w:rPr>
        <w:t>A UFNT possui contato direto com as autoridades locais da Polícia Federal que atendem estrangeiros, para acolhimento e acompanhamento do estudante. No campus de Araguaína, a Universidade dispõe de serviço de restaurante universitário.</w:t>
      </w:r>
    </w:p>
    <w:p w:rsidR="008340EA" w:rsidRDefault="00B95386" w14:paraId="00000053" w14:textId="414BAEF9">
      <w:pPr>
        <w:numPr>
          <w:ilvl w:val="1"/>
          <w:numId w:val="7"/>
        </w:numPr>
        <w:rPr/>
      </w:pPr>
      <w:r w:rsidRPr="0B1852DA" w:rsidR="07D65FD6">
        <w:rPr>
          <w:b w:val="1"/>
          <w:bCs w:val="1"/>
        </w:rPr>
        <w:t>Há oportunidades para atividades extracurriculares e engajamento na vida universitária?</w:t>
      </w:r>
      <w:r w:rsidR="07D65FD6">
        <w:rPr/>
        <w:t xml:space="preserve"> </w:t>
      </w:r>
      <w:r w:rsidRPr="0B1852DA" w:rsidR="07D65FD6">
        <w:rPr>
          <w:highlight w:val="yellow"/>
          <w:rPrChange w:author="Brunna Sarasá Iwamura" w:date="2026-08-11T22:38:13.24Z" w16du:dateUtc="2026-08-11T22:38:13.24Z" w:id="1857777426"/>
        </w:rPr>
        <w:t xml:space="preserve">Sim, a UFNT incentiva a participação em diversas atividades extracurriculares, como grupos estudantis, </w:t>
      </w:r>
      <w:r w:rsidRPr="0B1852DA" w:rsidR="51BEB832">
        <w:rPr>
          <w:highlight w:val="yellow"/>
          <w:rPrChange w:author="Brunna Sarasá Iwamura" w:date="2026-08-11T22:38:13.24Z" w16du:dateUtc="2026-08-11T22:38:13.24Z" w:id="2007280026"/>
        </w:rPr>
        <w:t xml:space="preserve">participação de pesquisas nos laboratórios, </w:t>
      </w:r>
      <w:r w:rsidRPr="0B1852DA" w:rsidR="07D65FD6">
        <w:rPr>
          <w:highlight w:val="yellow"/>
          <w:rPrChange w:author="Brunna Sarasá Iwamura" w:date="2026-08-11T22:38:13.24Z" w16du:dateUtc="2026-08-11T22:38:13.24Z" w:id="597906875"/>
        </w:rPr>
        <w:t>atividades esportivas e eventos culturais, para enriquecer a experiência dos estudantes e promover a integração</w:t>
      </w:r>
      <w:r w:rsidRPr="0B1852DA" w:rsidR="51BEB832">
        <w:rPr>
          <w:highlight w:val="yellow"/>
          <w:rPrChange w:author="Brunna Sarasá Iwamura" w:date="2026-08-11T22:38:13.241Z" w16du:dateUtc="2026-08-11T22:38:13.241Z" w:id="699674796"/>
        </w:rPr>
        <w:t>, especialmente, via atividades de extensão e diálogo local com os povos tradicionais da região.</w:t>
      </w:r>
      <w:r w:rsidR="51BEB832">
        <w:rPr/>
        <w:t xml:space="preserve"> </w:t>
      </w:r>
    </w:p>
    <w:p w:rsidR="008340EA" w:rsidRDefault="00B95386" w14:paraId="00000054" w14:textId="77777777">
      <w:pPr>
        <w:numPr>
          <w:ilvl w:val="0"/>
          <w:numId w:val="7"/>
        </w:numPr>
      </w:pPr>
      <w:r>
        <w:rPr>
          <w:b/>
          <w:bCs/>
        </w:rPr>
        <w:t>Viver em Araguaína e Tocantinópolis</w:t>
      </w:r>
    </w:p>
    <w:p w:rsidR="008340EA" w:rsidP="0B1852DA" w:rsidRDefault="00B95386" w14:paraId="00000055" w14:textId="0F8470C9">
      <w:pPr>
        <w:numPr>
          <w:ilvl w:val="1"/>
          <w:numId w:val="7"/>
        </w:numPr>
        <w:rPr>
          <w:highlight w:val="yellow"/>
          <w:rPrChange w:author="Brunna Sarasá Iwamura" w:date="2026-08-11T22:39:45.757Z" w:id="563744768"/>
        </w:rPr>
      </w:pPr>
      <w:r w:rsidRPr="0B1852DA" w:rsidR="07D65FD6">
        <w:rPr>
          <w:b w:val="1"/>
          <w:bCs w:val="1"/>
          <w:highlight w:val="yellow"/>
          <w:rPrChange w:author="Brunna Sarasá Iwamura" w:date="2026-08-11T22:39:45.756Z" w16du:dateUtc="2026-08-11T22:39:45.756Z" w:id="1973797922">
            <w:rPr>
              <w:b w:val="1"/>
              <w:bCs w:val="1"/>
            </w:rPr>
          </w:rPrChange>
        </w:rPr>
        <w:t>Qual é o custo de vida médio em Araguaína e Tocantinópolis para um estudante?</w:t>
      </w:r>
      <w:r w:rsidRPr="0B1852DA" w:rsidR="07D65FD6">
        <w:rPr>
          <w:highlight w:val="yellow"/>
          <w:rPrChange w:author="Brunna Sarasá Iwamura" w:date="2026-08-11T22:39:45.756Z" w16du:dateUtc="2026-08-11T22:39:45.756Z" w:id="517180284"/>
        </w:rPr>
        <w:t xml:space="preserve"> O custo de vida nessas cidades é considerado moderado em comparação com grandes centros urbanos do Brasil. Despesas como aluguel, alimentação e transporte são geralmente mais acessíveis.</w:t>
      </w:r>
      <w:r w:rsidR="07D65FD6">
        <w:rPr/>
        <w:t xml:space="preserve"> </w:t>
      </w:r>
    </w:p>
    <w:p w:rsidR="008340EA" w:rsidP="0B1852DA" w:rsidRDefault="00B95386" w14:paraId="00000056" w14:textId="5913447E">
      <w:pPr>
        <w:numPr>
          <w:ilvl w:val="1"/>
          <w:numId w:val="7"/>
        </w:numPr>
        <w:rPr>
          <w:highlight w:val="yellow"/>
          <w:rPrChange w:author="Brunna Sarasá Iwamura" w:date="2026-08-11T22:39:45.76Z" w:id="181606482"/>
        </w:rPr>
      </w:pPr>
      <w:r w:rsidRPr="0B1852DA" w:rsidR="07D65FD6">
        <w:rPr>
          <w:b w:val="1"/>
          <w:bCs w:val="1"/>
          <w:highlight w:val="yellow"/>
          <w:rPrChange w:author="Brunna Sarasá Iwamura" w:date="2026-08-11T22:39:45.758Z" w16du:dateUtc="2026-08-11T22:39:45.758Z" w:id="1840915811">
            <w:rPr>
              <w:b w:val="1"/>
              <w:bCs w:val="1"/>
            </w:rPr>
          </w:rPrChange>
        </w:rPr>
        <w:t>Como é o transporte público nas cidades?</w:t>
      </w:r>
      <w:r w:rsidRPr="0B1852DA" w:rsidR="07D65FD6">
        <w:rPr>
          <w:highlight w:val="yellow"/>
          <w:rPrChange w:author="Brunna Sarasá Iwamura" w:date="2026-08-11T22:39:45.758Z" w16du:dateUtc="2026-08-11T22:39:45.758Z" w:id="2052720369"/>
        </w:rPr>
        <w:t xml:space="preserve"> Araguaína </w:t>
      </w:r>
      <w:r w:rsidRPr="0B1852DA" w:rsidR="51BEB832">
        <w:rPr>
          <w:highlight w:val="yellow"/>
          <w:rPrChange w:author="Brunna Sarasá Iwamura" w:date="2026-08-11T22:39:45.758Z" w16du:dateUtc="2026-08-11T22:39:45.758Z" w:id="1762009032"/>
        </w:rPr>
        <w:t>possui</w:t>
      </w:r>
      <w:r w:rsidRPr="0B1852DA" w:rsidR="07D65FD6">
        <w:rPr>
          <w:highlight w:val="yellow"/>
          <w:rPrChange w:author="Brunna Sarasá Iwamura" w:date="2026-08-11T22:39:45.758Z" w16du:dateUtc="2026-08-11T22:39:45.758Z" w:id="1616414912"/>
        </w:rPr>
        <w:t xml:space="preserve"> sistema</w:t>
      </w:r>
      <w:r w:rsidRPr="0B1852DA" w:rsidR="07D65FD6">
        <w:rPr>
          <w:highlight w:val="yellow"/>
          <w:rPrChange w:author="Brunna Sarasá Iwamura" w:date="2026-08-11T22:39:45.759Z" w16du:dateUtc="2026-08-11T22:39:45.759Z" w:id="112624308"/>
        </w:rPr>
        <w:t xml:space="preserve"> de transporte público por ônibus que atendem a maior parte das cidades, facilitando o deslocamento para os campi e outras áreas de interesse.</w:t>
      </w:r>
      <w:r w:rsidRPr="0B1852DA" w:rsidR="51BEB832">
        <w:rPr>
          <w:highlight w:val="yellow"/>
          <w:rPrChange w:author="Brunna Sarasá Iwamura" w:date="2026-08-11T22:39:45.759Z" w16du:dateUtc="2026-08-11T22:39:45.759Z" w:id="1829982304"/>
        </w:rPr>
        <w:t xml:space="preserve"> Contudo, o uso de transporte via aplicativos particulares é muito comum.</w:t>
      </w:r>
      <w:r w:rsidR="51BEB832">
        <w:rPr/>
        <w:t xml:space="preserve"> </w:t>
      </w:r>
    </w:p>
    <w:p w:rsidR="008340EA" w:rsidP="0B1852DA" w:rsidRDefault="00B95386" w14:paraId="00000057" w14:textId="0FDE95ED">
      <w:pPr>
        <w:numPr>
          <w:ilvl w:val="1"/>
          <w:numId w:val="7"/>
        </w:numPr>
        <w:spacing w:after="240"/>
        <w:rPr>
          <w:highlight w:val="yellow"/>
          <w:rPrChange w:author="Brunna Sarasá Iwamura" w:date="2026-08-11T22:39:45.762Z" w:id="1379761405"/>
        </w:rPr>
      </w:pPr>
      <w:r w:rsidRPr="0B1852DA" w:rsidR="07D65FD6">
        <w:rPr>
          <w:b w:val="1"/>
          <w:bCs w:val="1"/>
          <w:highlight w:val="yellow"/>
          <w:rPrChange w:author="Brunna Sarasá Iwamura" w:date="2026-08-11T22:39:45.76Z" w16du:dateUtc="2026-08-11T22:39:45.76Z" w:id="2004119735">
            <w:rPr>
              <w:b w:val="1"/>
              <w:bCs w:val="1"/>
            </w:rPr>
          </w:rPrChange>
        </w:rPr>
        <w:t>A UFNT possui campus em outras cidades? Onde posso encontrar informações sobre elas?</w:t>
      </w:r>
      <w:r w:rsidRPr="0B1852DA" w:rsidR="07D65FD6">
        <w:rPr>
          <w:highlight w:val="yellow"/>
          <w:rPrChange w:author="Brunna Sarasá Iwamura" w:date="2026-08-11T22:39:45.76Z" w16du:dateUtc="2026-08-11T22:39:45.76Z" w:id="1884654411"/>
        </w:rPr>
        <w:t xml:space="preserve"> Sim, a UFNT possui campus em Tocantinópolis. Para informações detalhadas, incluindo custo de vida e opções de moradia, entre em contato com </w:t>
      </w:r>
      <w:r w:rsidRPr="0B1852DA" w:rsidR="51BEB832">
        <w:rPr>
          <w:highlight w:val="yellow"/>
          <w:rPrChange w:author="Brunna Sarasá Iwamura" w:date="2026-08-11T22:39:45.761Z" w16du:dateUtc="2026-08-11T22:39:45.761Z" w:id="1746849908"/>
        </w:rPr>
        <w:t>a Diretoria</w:t>
      </w:r>
      <w:r w:rsidRPr="0B1852DA" w:rsidR="07D65FD6">
        <w:rPr>
          <w:highlight w:val="yellow"/>
          <w:rPrChange w:author="Brunna Sarasá Iwamura" w:date="2026-08-11T22:39:45.761Z" w16du:dateUtc="2026-08-11T22:39:45.761Z" w:id="604764838"/>
        </w:rPr>
        <w:t xml:space="preserve"> de </w:t>
      </w:r>
      <w:r w:rsidRPr="0B1852DA" w:rsidR="51BEB832">
        <w:rPr>
          <w:highlight w:val="yellow"/>
          <w:rPrChange w:author="Brunna Sarasá Iwamura" w:date="2026-08-11T22:39:45.761Z" w16du:dateUtc="2026-08-11T22:39:45.761Z" w:id="1717844922"/>
        </w:rPr>
        <w:t>Internacionalização</w:t>
      </w:r>
      <w:r w:rsidRPr="0B1852DA" w:rsidR="07D65FD6">
        <w:rPr>
          <w:highlight w:val="yellow"/>
          <w:rPrChange w:author="Brunna Sarasá Iwamura" w:date="2026-08-11T22:39:45.761Z" w16du:dateUtc="2026-08-11T22:39:45.761Z" w:id="1339282008"/>
        </w:rPr>
        <w:t xml:space="preserve"> da UFNT, que poderá fornecer orientações específicas.</w:t>
      </w:r>
    </w:p>
    <w:p w:rsidR="008340EA" w:rsidRDefault="00B95386" w14:paraId="00000058" w14:textId="77777777">
      <w:r>
        <w:rPr>
          <w:noProof/>
        </w:rPr>
      </w:r>
      <w:r>
        <w:pict w14:anchorId="45CA7F8D">
          <v:rect id="Horizontal Line 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340EA" w:rsidRDefault="00B95386" w14:paraId="00000059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si5yos2zt1oc" w:colFirst="0" w:colLast="0" w:id="7"/>
      <w:bookmarkEnd w:id="7"/>
      <w:r>
        <w:rPr>
          <w:sz w:val="34"/>
          <w:szCs w:val="34"/>
        </w:rPr>
        <w:t>Contato: Relações Internacionais</w:t>
      </w:r>
    </w:p>
    <w:p w:rsidR="008340EA" w:rsidRDefault="00B95386" w14:paraId="0000005A" w14:textId="77777777">
      <w:pPr>
        <w:numPr>
          <w:ilvl w:val="0"/>
          <w:numId w:val="3"/>
        </w:numPr>
        <w:spacing w:before="240"/>
      </w:pPr>
      <w:r>
        <w:rPr>
          <w:b/>
          <w:bCs/>
        </w:rPr>
        <w:t>Diretoria de Internacionalização (DIRINTER)</w:t>
      </w:r>
    </w:p>
    <w:p w:rsidR="008340EA" w:rsidRDefault="00B95386" w14:paraId="0000005B" w14:textId="77777777">
      <w:pPr>
        <w:numPr>
          <w:ilvl w:val="0"/>
          <w:numId w:val="3"/>
        </w:numPr>
      </w:pPr>
      <w:r>
        <w:rPr>
          <w:b/>
          <w:bCs/>
        </w:rPr>
        <w:t>Canais de Atendimento:</w:t>
      </w:r>
    </w:p>
    <w:p w:rsidR="008340EA" w:rsidRDefault="00B95386" w14:paraId="0000005C" w14:textId="77777777">
      <w:pPr>
        <w:numPr>
          <w:ilvl w:val="1"/>
          <w:numId w:val="3"/>
        </w:numPr>
        <w:rPr/>
      </w:pPr>
      <w:r w:rsidRPr="0B1852DA" w:rsidR="07D65FD6">
        <w:rPr>
          <w:b w:val="1"/>
          <w:bCs w:val="1"/>
        </w:rPr>
        <w:t>E-mail:</w:t>
      </w:r>
      <w:r w:rsidR="07D65FD6">
        <w:rPr/>
        <w:t xml:space="preserve"> </w:t>
      </w:r>
      <w:r w:rsidRPr="0B1852DA" w:rsidR="07D65FD6">
        <w:rPr>
          <w:highlight w:val="yellow"/>
          <w:rPrChange w:author="Brunna Sarasá Iwamura" w:date="2026-08-11T22:40:48.544Z" w16du:dateUtc="2026-08-11T22:40:48.544Z" w:id="609480749"/>
        </w:rPr>
        <w:t>internacionalizacao@ufnt.edu.br</w:t>
      </w:r>
    </w:p>
    <w:p w:rsidR="008340EA" w:rsidRDefault="00B95386" w14:paraId="0000005D" w14:textId="77777777">
      <w:pPr>
        <w:numPr>
          <w:ilvl w:val="1"/>
          <w:numId w:val="3"/>
        </w:numPr>
      </w:pPr>
      <w:r>
        <w:rPr>
          <w:b/>
          <w:bCs/>
        </w:rPr>
        <w:t>Telefone:</w:t>
      </w:r>
      <w:r>
        <w:t xml:space="preserve"> Não encontrado</w:t>
      </w:r>
    </w:p>
    <w:p w:rsidR="008340EA" w:rsidRDefault="00B95386" w14:paraId="0000005E" w14:textId="4CFC22B9">
      <w:pPr>
        <w:numPr>
          <w:ilvl w:val="1"/>
          <w:numId w:val="3"/>
        </w:numPr>
        <w:rPr/>
      </w:pPr>
      <w:r w:rsidRPr="0B1852DA" w:rsidR="07D65FD6">
        <w:rPr>
          <w:b w:val="1"/>
          <w:bCs w:val="1"/>
        </w:rPr>
        <w:t>Endereço Físico:</w:t>
      </w:r>
      <w:r w:rsidR="07D65FD6">
        <w:rPr/>
        <w:t xml:space="preserve"> </w:t>
      </w:r>
      <w:r w:rsidRPr="0B1852DA" w:rsidR="07D65FD6">
        <w:rPr>
          <w:highlight w:val="yellow"/>
          <w:rPrChange w:author="Brunna Sarasá Iwamura" w:date="2026-08-11T23:14:49.748Z" w16du:dateUtc="2026-08-11T23:14:49.748Z" w:id="1144987964"/>
        </w:rPr>
        <w:t xml:space="preserve">Avenida PARAGUAI, S/N, </w:t>
      </w:r>
      <w:r w:rsidRPr="0B1852DA" w:rsidR="07D65FD6">
        <w:rPr>
          <w:highlight w:val="yellow"/>
          <w:rPrChange w:author="Brunna Sarasá Iwamura" w:date="2026-08-11T23:14:49.748Z" w16du:dateUtc="2026-08-11T23:14:49.748Z" w:id="465008419"/>
        </w:rPr>
        <w:t>Qd</w:t>
      </w:r>
      <w:r w:rsidRPr="0B1852DA" w:rsidR="07D65FD6">
        <w:rPr>
          <w:highlight w:val="yellow"/>
          <w:rPrChange w:author="Brunna Sarasá Iwamura" w:date="2026-08-11T23:14:49.748Z" w16du:dateUtc="2026-08-11T23:14:49.748Z" w:id="2118978457"/>
        </w:rPr>
        <w:t xml:space="preserve">. 0051, </w:t>
      </w:r>
      <w:r w:rsidRPr="0B1852DA" w:rsidR="07D65FD6">
        <w:rPr>
          <w:highlight w:val="yellow"/>
          <w:rPrChange w:author="Brunna Sarasá Iwamura" w:date="2026-08-11T23:14:49.748Z" w16du:dateUtc="2026-08-11T23:14:49.748Z" w:id="1693483129"/>
        </w:rPr>
        <w:t>Lt</w:t>
      </w:r>
      <w:r w:rsidRPr="0B1852DA" w:rsidR="07D65FD6">
        <w:rPr>
          <w:highlight w:val="yellow"/>
          <w:rPrChange w:author="Brunna Sarasá Iwamura" w:date="2026-08-11T23:14:49.748Z" w16du:dateUtc="2026-08-11T23:14:49.748Z" w:id="1408746207"/>
        </w:rPr>
        <w:t xml:space="preserve">. 0017, Bairro </w:t>
      </w:r>
      <w:r w:rsidRPr="0B1852DA" w:rsidR="4C4E92F3">
        <w:rPr>
          <w:highlight w:val="yellow"/>
          <w:rPrChange w:author="Brunna Sarasá Iwamura" w:date="2026-08-11T23:14:49.748Z" w16du:dateUtc="2026-08-11T23:14:49.748Z" w:id="310767475"/>
        </w:rPr>
        <w:t>da</w:t>
      </w:r>
      <w:r w:rsidRPr="0B1852DA" w:rsidR="07D65FD6">
        <w:rPr>
          <w:highlight w:val="yellow"/>
          <w:rPrChange w:author="Brunna Sarasá Iwamura" w:date="2026-08-11T23:14:49.748Z" w16du:dateUtc="2026-08-11T23:14:49.748Z" w:id="1450831637"/>
        </w:rPr>
        <w:t xml:space="preserve"> C</w:t>
      </w:r>
      <w:r w:rsidRPr="0B1852DA" w:rsidR="4C4E92F3">
        <w:rPr>
          <w:highlight w:val="yellow"/>
          <w:rPrChange w:author="Brunna Sarasá Iwamura" w:date="2026-08-11T23:14:49.751Z" w16du:dateUtc="2026-08-11T23:14:49.751Z" w:id="161603284"/>
        </w:rPr>
        <w:t>imba</w:t>
      </w:r>
      <w:r w:rsidRPr="0B1852DA" w:rsidR="07D65FD6">
        <w:rPr>
          <w:highlight w:val="yellow"/>
          <w:rPrChange w:author="Brunna Sarasá Iwamura" w:date="2026-08-11T23:14:49.752Z" w16du:dateUtc="2026-08-11T23:14:49.752Z" w:id="1644173068"/>
        </w:rPr>
        <w:t xml:space="preserve">, Setor 0059 </w:t>
      </w:r>
      <w:r w:rsidRPr="0B1852DA" w:rsidR="07D65FD6">
        <w:rPr>
          <w:highlight w:val="yellow"/>
          <w:rPrChange w:author="Brunna Sarasá Iwamura" w:date="2026-08-11T23:14:49.752Z" w16du:dateUtc="2026-08-11T23:14:49.752Z" w:id="687945268"/>
        </w:rPr>
        <w:t>CEP 77824-838 | Araguaína/TO</w:t>
      </w:r>
    </w:p>
    <w:p w:rsidR="008340EA" w:rsidRDefault="00B95386" w14:paraId="0000005F" w14:textId="77777777">
      <w:pPr>
        <w:numPr>
          <w:ilvl w:val="0"/>
          <w:numId w:val="3"/>
        </w:numPr>
      </w:pPr>
      <w:r>
        <w:rPr>
          <w:b/>
          <w:bCs/>
        </w:rPr>
        <w:t>Horário de Atendimento:</w:t>
      </w:r>
      <w:r>
        <w:t xml:space="preserve"> Segunda a Sexta, 8h-12h e 14h-18h.</w:t>
      </w:r>
    </w:p>
    <w:p w:rsidR="008340EA" w:rsidP="47DF6F42" w:rsidRDefault="00B95386" w14:paraId="00000060" w14:textId="77777777">
      <w:pPr>
        <w:rPr>
          <w:highlight w:val="yellow"/>
        </w:rPr>
        <w:pPrChange w:author="Brunna Sarasá Iwamura" w:date="2026-08-11T23:15:35.619Z">
          <w:pPr>
            <w:numPr>
              <w:ilvl w:val="0"/>
              <w:numId w:val="3"/>
            </w:numPr>
          </w:pPr>
        </w:pPrChange>
      </w:pPr>
      <w:r w:rsidRPr="47DF6F42" w:rsidR="5A2C01D2">
        <w:rPr>
          <w:b w:val="1"/>
          <w:bCs w:val="1"/>
          <w:highlight w:val="yellow"/>
          <w:rPrChange w:author="Brunna Sarasá Iwamura" w:date="2026-08-12T00:35:11.641Z" w16du:dateUtc="2026-08-12T00:35:11.641Z" w:id="2107997551">
            <w:rPr>
              <w:b w:val="1"/>
              <w:bCs w:val="1"/>
            </w:rPr>
          </w:rPrChange>
        </w:rPr>
        <w:t>Como podemos ajudar?</w:t>
      </w:r>
      <w:r w:rsidRPr="47DF6F42" w:rsidR="5A2C01D2">
        <w:rPr>
          <w:highlight w:val="yellow"/>
          <w:rPrChange w:author="Brunna Sarasá Iwamura" w:date="2026-08-12T00:35:11.642Z" w16du:dateUtc="2026-08-12T00:35:11.642Z" w:id="1502871947"/>
        </w:rPr>
        <w:t xml:space="preserve"> Nossa equipe está pronta para auxiliar estudantes internacionais em diversas áreas, incluindo:</w:t>
      </w:r>
    </w:p>
    <w:p w:rsidR="008340EA" w:rsidP="47DF6F42" w:rsidRDefault="00B95386" w14:paraId="00000061" w14:textId="086FAAA5">
      <w:pPr>
        <w:pStyle w:val="Normal"/>
        <w:rPr>
          <w:highlight w:val="yellow"/>
          <w:rPrChange w:author="Brunna Sarasá Iwamura" w:date="2026-08-12T00:35:11.644Z" w:id="412970476"/>
        </w:rPr>
      </w:pPr>
      <w:r w:rsidRPr="47DF6F42" w:rsidR="5A2C01D2">
        <w:rPr>
          <w:highlight w:val="yellow"/>
          <w:rPrChange w:author="Brunna Sarasá Iwamura" w:date="2026-08-12T00:35:11.643Z" w16du:dateUtc="2026-08-12T00:35:11.643Z" w:id="1146696645"/>
        </w:rPr>
        <w:t>Processos de visto e documentação</w:t>
      </w:r>
      <w:r w:rsidRPr="47DF6F42" w:rsidR="5A2C01D2">
        <w:rPr>
          <w:highlight w:val="yellow"/>
          <w:rPrChange w:author="Brunna Sarasá Iwamura" w:date="2026-08-12T00:35:11.644Z" w16du:dateUtc="2026-08-12T00:35:11.644Z" w:id="1948506385"/>
        </w:rPr>
        <w:t>.</w:t>
      </w:r>
    </w:p>
    <w:p w:rsidR="008340EA" w:rsidP="47DF6F42" w:rsidRDefault="00B95386" w14:paraId="00000062" w14:textId="77777777">
      <w:pPr>
        <w:rPr>
          <w:highlight w:val="yellow"/>
          <w:rPrChange w:author="Brunna Sarasá Iwamura" w:date="2026-08-12T00:35:11.645Z" w:id="1127828925"/>
        </w:rPr>
      </w:pPr>
      <w:r w:rsidRPr="47DF6F42" w:rsidR="5A2C01D2">
        <w:rPr>
          <w:highlight w:val="yellow"/>
          <w:rPrChange w:author="Brunna Sarasá Iwamura" w:date="2026-08-12T00:35:11.644Z" w16du:dateUtc="2026-08-12T00:35:11.644Z" w:id="1741000855"/>
        </w:rPr>
        <w:t>Informações sobre programas de bolsas de estudo.</w:t>
      </w:r>
    </w:p>
    <w:p w:rsidR="008340EA" w:rsidP="47DF6F42" w:rsidRDefault="00B95386" w14:paraId="00000063" w14:textId="7A5EBBBB">
      <w:pPr>
        <w:pStyle w:val="Normal"/>
        <w:rPr>
          <w:highlight w:val="yellow"/>
          <w:rPrChange w:author="Brunna Sarasá Iwamura" w:date="2026-08-12T00:35:11.646Z" w:id="2012010338"/>
        </w:rPr>
      </w:pPr>
      <w:r w:rsidRPr="47DF6F42" w:rsidR="6F58B3F2">
        <w:rPr>
          <w:highlight w:val="yellow"/>
          <w:rPrChange w:author="Brunna Sarasá Iwamura" w:date="2026-08-12T00:35:11.645Z" w16du:dateUtc="2026-08-12T00:35:11.645Z" w:id="1868935112"/>
        </w:rPr>
        <w:t>Orientações sobre cursos de português</w:t>
      </w:r>
      <w:r w:rsidRPr="47DF6F42" w:rsidR="6F58B3F2">
        <w:rPr>
          <w:highlight w:val="yellow"/>
          <w:rPrChange w:author="Brunna Sarasá Iwamura" w:date="2026-08-12T00:35:11.645Z" w16du:dateUtc="2026-08-12T00:35:11.645Z" w:id="560526753"/>
        </w:rPr>
        <w:t xml:space="preserve"> no campus</w:t>
      </w:r>
      <w:r w:rsidRPr="47DF6F42" w:rsidR="6F58B3F2">
        <w:rPr>
          <w:highlight w:val="yellow"/>
          <w:rPrChange w:author="Brunna Sarasá Iwamura" w:date="2026-08-12T00:35:11.645Z" w16du:dateUtc="2026-08-12T00:35:11.645Z" w:id="1718280682"/>
        </w:rPr>
        <w:t>.</w:t>
      </w:r>
    </w:p>
    <w:p w:rsidR="008340EA" w:rsidP="47DF6F42" w:rsidRDefault="00B95386" w14:paraId="00000064" w14:textId="77777777">
      <w:pPr>
        <w:rPr>
          <w:highlight w:val="yellow"/>
          <w:rPrChange w:author="Brunna Sarasá Iwamura" w:date="2026-08-12T00:35:11.646Z" w:id="816265179"/>
        </w:rPr>
      </w:pPr>
      <w:r w:rsidRPr="47DF6F42" w:rsidR="5A2C01D2">
        <w:rPr>
          <w:highlight w:val="yellow"/>
          <w:rPrChange w:author="Brunna Sarasá Iwamura" w:date="2026-08-12T00:35:11.646Z" w16du:dateUtc="2026-08-12T00:35:11.646Z" w:id="72029403"/>
        </w:rPr>
        <w:t>Dicas e recursos para encontrar alojamento.</w:t>
      </w:r>
    </w:p>
    <w:p w:rsidR="008340EA" w:rsidP="47DF6F42" w:rsidRDefault="00B95386" w14:paraId="00000065" w14:textId="77777777">
      <w:pPr>
        <w:rPr>
          <w:highlight w:val="yellow"/>
          <w:rPrChange w:author="Brunna Sarasá Iwamura" w:date="2026-08-12T00:35:11.647Z" w:id="317889940"/>
        </w:rPr>
      </w:pPr>
      <w:r w:rsidRPr="47DF6F42" w:rsidR="5A2C01D2">
        <w:rPr>
          <w:highlight w:val="yellow"/>
          <w:rPrChange w:author="Brunna Sarasá Iwamura" w:date="2026-08-12T00:35:11.647Z" w16du:dateUtc="2026-08-12T00:35:11.647Z" w:id="2071235432"/>
        </w:rPr>
        <w:t>Informações sobre parcerias internacionais e intercâmbio.</w:t>
      </w:r>
    </w:p>
    <w:p w:rsidR="008340EA" w:rsidP="47DF6F42" w:rsidRDefault="00B95386" w14:paraId="00000066" w14:textId="77777777">
      <w:pPr>
        <w:spacing w:after="240"/>
        <w:rPr>
          <w:highlight w:val="yellow"/>
          <w:rPrChange w:author="Brunna Sarasá Iwamura" w:date="2026-08-12T00:35:11.648Z" w:id="455367152"/>
        </w:rPr>
      </w:pPr>
      <w:r w:rsidRPr="47DF6F42" w:rsidR="5A2C01D2">
        <w:rPr>
          <w:highlight w:val="yellow"/>
          <w:rPrChange w:author="Brunna Sarasá Iwamura" w:date="2026-08-12T00:35:11.648Z" w16du:dateUtc="2026-08-12T00:35:11.648Z" w:id="1180582236"/>
        </w:rPr>
        <w:t>Suporte geral para sua adaptação no Brasil.</w:t>
      </w:r>
    </w:p>
    <w:p w:rsidR="008340EA" w:rsidRDefault="00B95386" w14:paraId="00000067" w14:textId="77777777">
      <w:r>
        <w:rPr>
          <w:noProof/>
        </w:rPr>
      </w:r>
      <w:r>
        <w:pict w14:anchorId="766BA1F5">
          <v:rect id="Horizontal Line 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340EA" w:rsidRDefault="00B95386" w14:paraId="00000068" w14:textId="77777777">
      <w:pPr>
        <w:pStyle w:val="Ttulo2"/>
        <w:keepNext w:val="0"/>
        <w:keepLines w:val="0"/>
        <w:rPr>
          <w:sz w:val="34"/>
          <w:szCs w:val="34"/>
        </w:rPr>
      </w:pPr>
      <w:bookmarkStart w:name="_heading=h.9uq77mqikeuu" w:colFirst="0" w:colLast="0" w:id="8"/>
      <w:bookmarkEnd w:id="8"/>
      <w:r>
        <w:rPr>
          <w:sz w:val="34"/>
          <w:szCs w:val="34"/>
        </w:rPr>
        <w:t>Homepage</w:t>
      </w:r>
    </w:p>
    <w:p w:rsidR="008340EA" w:rsidRDefault="00B95386" w14:paraId="00000069" w14:textId="7416325F">
      <w:pPr>
        <w:spacing w:before="240" w:after="240"/>
      </w:pPr>
      <w:r>
        <w:t>Bem-vindo(a) à Universidade Federal do Norte do Tocantins (UFNT)! Localizada no coração do Tocantins, a UFNT é um polo de excelência em educação, pesquisa e extensão, comprometida com o desenvolvimento regional e a formação de profissionais globais. Explore nossas páginas para descobrir nossa história, os destaques acadêmicos</w:t>
      </w:r>
      <w:r w:rsidR="00754A79">
        <w:t>, nossa experiência intercultur</w:t>
      </w:r>
      <w:r w:rsidR="006332F5">
        <w:t>al</w:t>
      </w:r>
      <w:r>
        <w:t>, e todas as informações essenciais para planejar sua jornada conosco. Saiba mais sobre a vibrante vida no campus, o suporte integral que oferecemos aos estudantes internacionais e as vantagens de viver em Araguaína e Tocantinópolis. Conecte-se com nossa comunidade e descubra por que a UFNT é o lugar ideal para sua experiência acadêmica no Brasil.</w:t>
      </w:r>
    </w:p>
    <w:p w:rsidR="008340EA" w:rsidRDefault="008340EA" w14:paraId="0000006A" w14:textId="77777777"/>
    <w:sectPr w:rsidR="008340EA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EDD10686-66A5-7B40-ADA6-2975A0AFCD67}" r:id="rId1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C4550880-7232-324B-80D3-77F47EA9E583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66D0E2E7-8B80-0643-BB4B-D626104786E2}" r:id="rId6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CEBE4D5-CBA6-7243-AB02-2F2B11057C48}" r:id="rId7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5D961A4-0957-D144-8F3E-2041D32C9A1A}" r:id="rId8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805DBF"/>
    <w:multiLevelType w:val="multilevel"/>
    <w:tmpl w:val="98BE2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CF2215"/>
    <w:multiLevelType w:val="multilevel"/>
    <w:tmpl w:val="96386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AD1CF5"/>
    <w:multiLevelType w:val="multilevel"/>
    <w:tmpl w:val="26E47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ED1092"/>
    <w:multiLevelType w:val="multilevel"/>
    <w:tmpl w:val="D1F68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6F5DBF"/>
    <w:multiLevelType w:val="multilevel"/>
    <w:tmpl w:val="7688B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D53DFB"/>
    <w:multiLevelType w:val="multilevel"/>
    <w:tmpl w:val="FB5EE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AF368A"/>
    <w:multiLevelType w:val="multilevel"/>
    <w:tmpl w:val="1658A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5F75DE"/>
    <w:multiLevelType w:val="multilevel"/>
    <w:tmpl w:val="46686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1477250">
    <w:abstractNumId w:val="0"/>
  </w:num>
  <w:num w:numId="2" w16cid:durableId="1884903189">
    <w:abstractNumId w:val="7"/>
  </w:num>
  <w:num w:numId="3" w16cid:durableId="1466653068">
    <w:abstractNumId w:val="1"/>
  </w:num>
  <w:num w:numId="4" w16cid:durableId="1715305947">
    <w:abstractNumId w:val="3"/>
  </w:num>
  <w:num w:numId="5" w16cid:durableId="15466703">
    <w:abstractNumId w:val="6"/>
  </w:num>
  <w:num w:numId="6" w16cid:durableId="653222534">
    <w:abstractNumId w:val="4"/>
  </w:num>
  <w:num w:numId="7" w16cid:durableId="857739438">
    <w:abstractNumId w:val="5"/>
  </w:num>
  <w:num w:numId="8" w16cid:durableId="81441941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embedTrueTypeFonts/>
  <w:trackRevisions w:val="tru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0EA"/>
    <w:rsid w:val="00095A55"/>
    <w:rsid w:val="003E1346"/>
    <w:rsid w:val="006332F5"/>
    <w:rsid w:val="00675B6F"/>
    <w:rsid w:val="006E503C"/>
    <w:rsid w:val="00754A79"/>
    <w:rsid w:val="008340EA"/>
    <w:rsid w:val="008A6AEF"/>
    <w:rsid w:val="009D0377"/>
    <w:rsid w:val="00B95386"/>
    <w:rsid w:val="00BC4B76"/>
    <w:rsid w:val="00E335B3"/>
    <w:rsid w:val="00E65D13"/>
    <w:rsid w:val="00EF3CE0"/>
    <w:rsid w:val="0124EDA6"/>
    <w:rsid w:val="03B9C830"/>
    <w:rsid w:val="03FD66BF"/>
    <w:rsid w:val="07D65FD6"/>
    <w:rsid w:val="0B1852DA"/>
    <w:rsid w:val="16D648B4"/>
    <w:rsid w:val="2266561B"/>
    <w:rsid w:val="23D86C5A"/>
    <w:rsid w:val="256482A0"/>
    <w:rsid w:val="28690798"/>
    <w:rsid w:val="2D4A0309"/>
    <w:rsid w:val="300A236F"/>
    <w:rsid w:val="3308ABB6"/>
    <w:rsid w:val="3878D539"/>
    <w:rsid w:val="3C490BD1"/>
    <w:rsid w:val="45C4C8A1"/>
    <w:rsid w:val="47DF6F42"/>
    <w:rsid w:val="4C4E92F3"/>
    <w:rsid w:val="4C7A7316"/>
    <w:rsid w:val="4D90304C"/>
    <w:rsid w:val="4DB7AE1F"/>
    <w:rsid w:val="4EBD0D27"/>
    <w:rsid w:val="509835F3"/>
    <w:rsid w:val="5140F526"/>
    <w:rsid w:val="51BEB832"/>
    <w:rsid w:val="520BD066"/>
    <w:rsid w:val="52999F94"/>
    <w:rsid w:val="57ADD5BA"/>
    <w:rsid w:val="5A2C01D2"/>
    <w:rsid w:val="5B5913F4"/>
    <w:rsid w:val="5BB4DB55"/>
    <w:rsid w:val="697D375B"/>
    <w:rsid w:val="6B1BE6A1"/>
    <w:rsid w:val="6E9198A5"/>
    <w:rsid w:val="6F58B3F2"/>
    <w:rsid w:val="700DB187"/>
    <w:rsid w:val="780FB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C90D894"/>
  <w15:docId w15:val="{9CAE74D6-D019-4D98-B57F-04BE3F8A1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E335B3"/>
  </w:style>
  <w:style w:type="character" w:styleId="Hyperlink">
    <w:name w:val="Hyperlink"/>
    <w:basedOn w:val="Fontepargpadro"/>
    <w:uiPriority w:val="99"/>
    <w:unhideWhenUsed/>
    <w:rsid w:val="00E335B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33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hyperlink" Target="mailto:internacionalizacao@ufnt.edu.br" TargetMode="Externa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8xyhXhkssEfBVo9cHAtASLxDA==">CgMxLjAyDmguazhvMzN3bm4yOTFkMg5oLmUxY2xnaWJyMTlxZDINaC51MnNrazdzcnh5czIOaC54dXNsNDQ1eTlvNDUyDmgudTQ1bDUwbHZlaTZhMg5oLnhoa2Eya25jamNhOTIOaC45dnYzbXI2czgxMXcyDmguc2k1eW9zMnp0MW9jMg5oLjl1cTc3bXFpa2V1dTgAciExcHJDQWVkeUpqWG1oMzF1QmpOdlNEWmYwQWRpcFJJc2s=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8AB128-CF51-4F43-BBEE-918215A93BA2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7DA4786-6DFF-4BF9-A98C-0A703B98914A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4.xml><?xml version="1.0" encoding="utf-8"?>
<ds:datastoreItem xmlns:ds="http://schemas.openxmlformats.org/officeDocument/2006/customXml" ds:itemID="{7E05DEC9-2734-47F4-BA4C-9AC28219B53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Usuario</dc:creator>
  <lastModifiedBy>Brunna Sarasá Iwamura</lastModifiedBy>
  <revision>10</revision>
  <dcterms:created xsi:type="dcterms:W3CDTF">2026-06-24T19:23:00.0000000Z</dcterms:created>
  <dcterms:modified xsi:type="dcterms:W3CDTF">2026-08-12T00:57:01.7488716Z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