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2F1DB1" w:rsidRDefault="00343825" w14:paraId="00000001" w14:textId="77777777">
      <w:r w:rsidR="00343825">
        <w:rPr/>
        <w:t>Universidade Federal de Mato Grosso (UFMT)</w:t>
      </w:r>
    </w:p>
    <w:p w:rsidR="002F1DB1" w:rsidRDefault="00343825" w14:paraId="00000002" w14:textId="77777777"/>
    <w:p w:rsidR="002F1DB1" w:rsidRDefault="00343825" w14:paraId="00000003" w14:textId="77777777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9qq1dpj43zvu" w:id="0"/>
      <w:bookmarkEnd w:id="0"/>
      <w:r w:rsidRPr="7C3C3B7A" w:rsidR="00343825">
        <w:rPr>
          <w:b w:val="1"/>
          <w:bCs w:val="1"/>
          <w:sz w:val="34"/>
          <w:szCs w:val="34"/>
        </w:rPr>
        <w:t>Sobre a Universidade</w:t>
      </w:r>
    </w:p>
    <w:p w:rsidR="002F1DB1" w:rsidRDefault="00343825" w14:paraId="00000004" w14:textId="77777777">
      <w:pPr>
        <w:rPr>
          <w:b w:val="1"/>
          <w:bCs w:val="1"/>
        </w:rPr>
      </w:pPr>
      <w:r w:rsidRPr="7C3C3B7A" w:rsidR="00343825">
        <w:rPr>
          <w:b w:val="1"/>
          <w:bCs w:val="1"/>
          <w:rPrChange w:author="Brunna Sarasá Iwamura" w:date="2026-08-16T15:10:40.485Z" w16du:dateUtc="2026-08-16T15:10:40.485Z" w:id="1080959413">
            <w:rPr>
              <w:b w:val="1"/>
              <w:bCs w:val="1"/>
            </w:rPr>
          </w:rPrChange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68Z" w16du:dateUtc="2026-08-16T15:10:26.868Z" w:id="1425750899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68Z" w16du:dateUtc="2026-08-16T15:10:26.868Z" w:id="439237568">
            <w:rPr>
              <w:b w:val="1"/>
              <w:bCs w:val="1"/>
            </w:rPr>
          </w:rPrChange>
        </w:rPr>
        <w:t>Histórico e Legado</w:t>
      </w:r>
      <w:r>
        <w:br/>
      </w:r>
    </w:p>
    <w:p w:rsidR="002F1DB1" w:rsidRDefault="00343825" w14:paraId="00000005" w14:textId="77777777">
      <w:r w:rsidRPr="7C3C3B7A" w:rsidR="00343825">
        <w:rPr>
          <w:b w:val="1"/>
          <w:bCs w:val="1"/>
          <w:rPrChange w:author="Brunna Sarasá Iwamura" w:date="2026-08-16T15:10:40.487Z" w16du:dateUtc="2026-08-16T15:10:40.487Z" w:id="143652118">
            <w:rPr>
              <w:b w:val="1"/>
              <w:bCs w:val="1"/>
            </w:rPr>
          </w:rPrChange>
        </w:rPr>
        <w:t>○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69Z" w16du:dateUtc="2026-08-16T15:10:26.869Z" w:id="575731726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69Z" w16du:dateUtc="2026-08-16T15:10:26.869Z" w:id="976745540">
            <w:rPr>
              <w:b w:val="1"/>
              <w:bCs w:val="1"/>
            </w:rPr>
          </w:rPrChange>
        </w:rPr>
        <w:t>Ano de Fundação:</w:t>
      </w:r>
      <w:r w:rsidR="00343825">
        <w:rPr>
          <w:rPrChange w:author="Brunna Sarasá Iwamura" w:date="2026-08-16T15:10:26.869Z" w16du:dateUtc="2026-08-16T15:10:26.869Z" w:id="1844750666"/>
        </w:rPr>
        <w:t xml:space="preserve"> A Universidade Federal de Mato Grosso (UFMT) foi criada em </w:t>
      </w:r>
      <w:r w:rsidRPr="7C3C3B7A" w:rsidR="00343825">
        <w:rPr>
          <w:b w:val="1"/>
          <w:bCs w:val="1"/>
          <w:rPrChange w:author="Brunna Sarasá Iwamura" w:date="2026-08-16T15:10:26.869Z" w16du:dateUtc="2026-08-16T15:10:26.869Z" w:id="1510496787">
            <w:rPr>
              <w:b w:val="1"/>
              <w:bCs w:val="1"/>
            </w:rPr>
          </w:rPrChange>
        </w:rPr>
        <w:t>10 de dezembro de 1970</w:t>
      </w:r>
      <w:r w:rsidR="00343825">
        <w:rPr>
          <w:rPrChange w:author="Brunna Sarasá Iwamura" w:date="2026-08-16T15:10:26.87Z" w16du:dateUtc="2026-08-16T15:10:26.87Z" w:id="803191706"/>
        </w:rPr>
        <w:t>.</w:t>
      </w:r>
    </w:p>
    <w:p w:rsidR="002F1DB1" w:rsidRDefault="00343825" w14:paraId="00000006" w14:textId="77777777">
      <w:pPr>
        <w:jc w:val="both"/>
      </w:pPr>
      <w:r w:rsidRPr="7C3C3B7A" w:rsidR="00343825">
        <w:rPr>
          <w:b w:val="1"/>
          <w:bCs w:val="1"/>
          <w:rPrChange w:author="Brunna Sarasá Iwamura" w:date="2026-08-16T15:10:40.488Z" w16du:dateUtc="2026-08-16T15:10:40.488Z" w:id="2073841370">
            <w:rPr>
              <w:b w:val="1"/>
              <w:bCs w:val="1"/>
            </w:rPr>
          </w:rPrChange>
        </w:rPr>
        <w:t>○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7Z" w16du:dateUtc="2026-08-16T15:10:26.87Z" w:id="160784248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7Z" w16du:dateUtc="2026-08-16T15:10:26.87Z" w:id="1079076252">
            <w:rPr>
              <w:b w:val="1"/>
              <w:bCs w:val="1"/>
            </w:rPr>
          </w:rPrChange>
        </w:rPr>
        <w:t>Visão Geral:</w:t>
      </w:r>
      <w:r w:rsidR="00343825">
        <w:rPr>
          <w:rPrChange w:author="Brunna Sarasá Iwamura" w:date="2026-08-16T15:10:26.871Z" w16du:dateUtc="2026-08-16T15:10:26.871Z" w:id="496007138"/>
        </w:rPr>
        <w:t xml:space="preserve"> A UFMT é uma instituição pública federal de ensino superior, vinculada ao Ministério da Educação, com sede em Cuiabá e campi em outras cidades do estado. Desempenha um papel fundamental no desenvolvimento educacional, científico, cultural e socioeconômico da região e do país.</w:t>
      </w:r>
    </w:p>
    <w:p w:rsidR="002F1DB1" w:rsidRDefault="002F1DB1" w14:paraId="00000007" w14:textId="77777777">
      <w:pPr>
        <w:jc w:val="both"/>
      </w:pPr>
    </w:p>
    <w:p w:rsidR="002F1DB1" w:rsidRDefault="00343825" w14:paraId="00000008" w14:textId="77777777">
      <w:pPr>
        <w:rPr>
          <w:b w:val="1"/>
          <w:bCs w:val="1"/>
        </w:rPr>
      </w:pPr>
      <w:r w:rsidRPr="7C3C3B7A" w:rsidR="00343825">
        <w:rPr>
          <w:b w:val="1"/>
          <w:bCs w:val="1"/>
          <w:rPrChange w:author="Brunna Sarasá Iwamura" w:date="2026-08-16T15:10:40.49Z" w16du:dateUtc="2026-08-16T15:10:40.49Z" w:id="626243547">
            <w:rPr>
              <w:b w:val="1"/>
              <w:bCs w:val="1"/>
            </w:rPr>
          </w:rPrChange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71Z" w16du:dateUtc="2026-08-16T15:10:26.871Z" w:id="205803861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71Z" w16du:dateUtc="2026-08-16T15:10:26.871Z" w:id="882425966">
            <w:rPr>
              <w:b w:val="1"/>
              <w:bCs w:val="1"/>
            </w:rPr>
          </w:rPrChange>
        </w:rPr>
        <w:t>Destaques Acadêmicos e Reconhecimentos</w:t>
      </w:r>
      <w:r>
        <w:br/>
      </w:r>
    </w:p>
    <w:p w:rsidR="002F1DB1" w:rsidRDefault="00343825" w14:paraId="00000009" w14:textId="77777777">
      <w:pPr>
        <w:rPr>
          <w:b w:val="1"/>
          <w:bCs w:val="1"/>
        </w:rPr>
      </w:pPr>
      <w:r w:rsidRPr="7C3C3B7A" w:rsidR="00343825">
        <w:rPr>
          <w:b w:val="1"/>
          <w:bCs w:val="1"/>
          <w:rPrChange w:author="Brunna Sarasá Iwamura" w:date="2026-08-16T15:10:40.492Z" w16du:dateUtc="2026-08-16T15:10:40.492Z" w:id="1050366793">
            <w:rPr>
              <w:b w:val="1"/>
              <w:bCs w:val="1"/>
            </w:rPr>
          </w:rPrChange>
        </w:rPr>
        <w:t>○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72Z" w16du:dateUtc="2026-08-16T15:10:26.872Z" w:id="542110073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72Z" w16du:dateUtc="2026-08-16T15:10:26.872Z" w:id="1174981427">
            <w:rPr>
              <w:b w:val="1"/>
              <w:bCs w:val="1"/>
            </w:rPr>
          </w:rPrChange>
        </w:rPr>
        <w:t>Nossos Pilares de Excelência</w:t>
      </w:r>
    </w:p>
    <w:p w:rsidR="002F1DB1" w:rsidRDefault="00343825" w14:paraId="0000000A" w14:textId="2FEEC81F">
      <w:r w:rsidRPr="7C3C3B7A" w:rsidR="00343825">
        <w:rPr>
          <w:b w:val="1"/>
          <w:bCs w:val="1"/>
          <w:rPrChange w:author="Brunna Sarasá Iwamura" w:date="2026-08-16T15:10:40.493Z" w16du:dateUtc="2026-08-16T15:10:40.493Z" w:id="1556397873">
            <w:rPr>
              <w:b w:val="1"/>
              <w:bCs w:val="1"/>
            </w:rPr>
          </w:rPrChange>
        </w:rPr>
        <w:t>■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73Z" w16du:dateUtc="2026-08-16T15:10:26.873Z" w:id="563944739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73Z" w16du:dateUtc="2026-08-16T15:10:26.873Z" w:id="648584306">
            <w:rPr>
              <w:b w:val="1"/>
              <w:bCs w:val="1"/>
            </w:rPr>
          </w:rPrChange>
        </w:rPr>
        <w:t>Liderança e Inovação:</w:t>
      </w:r>
      <w:r w:rsidR="00343825">
        <w:rPr>
          <w:rPrChange w:author="Brunna Sarasá Iwamura" w:date="2026-08-16T15:10:26.873Z" w16du:dateUtc="2026-08-16T15:10:26.873Z" w:id="1249043681"/>
        </w:rPr>
        <w:t xml:space="preserve"> A UFMT oferece uma vasta gama de cursos de graduação e pós-graduação, incluindo mestrados e doutorados, em diversas áreas do conhecimento. A universidade contribui significativamente para o desenvolvimento econômico e regional, com foco na preservação do ecossistema,</w:t>
      </w:r>
      <w:r w:rsidR="00865347">
        <w:rPr>
          <w:rPrChange w:author="Brunna Sarasá Iwamura" w:date="2026-08-16T15:10:26.874Z" w16du:dateUtc="2026-08-16T15:10:26.874Z" w:id="213602295"/>
        </w:rPr>
        <w:t xml:space="preserve"> no desenvolvimento </w:t>
      </w:r>
      <w:r w:rsidR="00283AD6">
        <w:rPr>
          <w:rPrChange w:author="Brunna Sarasá Iwamura" w:date="2026-08-16T15:10:26.874Z" w16du:dateUtc="2026-08-16T15:10:26.874Z" w:id="1785690350"/>
        </w:rPr>
        <w:t>agrário, na</w:t>
      </w:r>
      <w:r w:rsidR="00343825">
        <w:rPr>
          <w:rPrChange w:author="Brunna Sarasá Iwamura" w:date="2026-08-16T15:10:26.874Z" w16du:dateUtc="2026-08-16T15:10:26.874Z" w:id="300531360"/>
        </w:rPr>
        <w:t xml:space="preserve"> </w:t>
      </w:r>
      <w:r w:rsidR="00865347">
        <w:rPr>
          <w:rPrChange w:author="Brunna Sarasá Iwamura" w:date="2026-08-16T15:10:26.875Z" w16du:dateUtc="2026-08-16T15:10:26.875Z" w:id="1829653565"/>
        </w:rPr>
        <w:t xml:space="preserve">promoção da </w:t>
      </w:r>
      <w:r w:rsidR="00343825">
        <w:rPr>
          <w:rPrChange w:author="Brunna Sarasá Iwamura" w:date="2026-08-16T15:10:26.875Z" w16du:dateUtc="2026-08-16T15:10:26.875Z" w:id="102122514"/>
        </w:rPr>
        <w:t>cultura e na formação profissional de excelência.</w:t>
      </w:r>
    </w:p>
    <w:p w:rsidR="002F1DB1" w:rsidRDefault="00343825" w14:paraId="0000000B" w14:textId="7084427A">
      <w:r w:rsidRPr="7C3C3B7A" w:rsidR="00343825">
        <w:rPr>
          <w:b w:val="1"/>
          <w:bCs w:val="1"/>
          <w:rPrChange w:author="Brunna Sarasá Iwamura" w:date="2026-08-16T15:10:40.495Z" w16du:dateUtc="2026-08-16T15:10:40.495Z" w:id="2024026821">
            <w:rPr>
              <w:b w:val="1"/>
              <w:bCs w:val="1"/>
            </w:rPr>
          </w:rPrChange>
        </w:rPr>
        <w:t>■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76Z" w16du:dateUtc="2026-08-16T15:10:26.876Z" w:id="1530898894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76Z" w16du:dateUtc="2026-08-16T15:10:26.876Z" w:id="552122023">
            <w:rPr>
              <w:b w:val="1"/>
              <w:bCs w:val="1"/>
            </w:rPr>
          </w:rPrChange>
        </w:rPr>
        <w:t>Reconhecimento Global:</w:t>
      </w:r>
      <w:r w:rsidR="00343825">
        <w:rPr>
          <w:rPrChange w:author="Brunna Sarasá Iwamura" w:date="2026-08-16T15:10:26.876Z" w16du:dateUtc="2026-08-16T15:10:26.876Z" w:id="1369233044"/>
        </w:rPr>
        <w:t xml:space="preserve"> A UFMT é reconhecida por sua contribuição ao desenvolvimento econômico e regional, com preocupação com a preservação do ecossistema, </w:t>
      </w:r>
      <w:r w:rsidR="00865347">
        <w:rPr>
          <w:rPrChange w:author="Brunna Sarasá Iwamura" w:date="2026-08-16T15:10:26.876Z" w16du:dateUtc="2026-08-16T15:10:26.876Z" w:id="2049266084"/>
        </w:rPr>
        <w:t>no desenvolvimento agrário</w:t>
      </w:r>
      <w:r w:rsidR="00343825">
        <w:rPr>
          <w:rPrChange w:author="Brunna Sarasá Iwamura" w:date="2026-08-16T15:10:26.877Z" w16du:dateUtc="2026-08-16T15:10:26.877Z" w:id="1409168986"/>
        </w:rPr>
        <w:t xml:space="preserve">, </w:t>
      </w:r>
      <w:r w:rsidR="00865347">
        <w:rPr>
          <w:rPrChange w:author="Brunna Sarasá Iwamura" w:date="2026-08-16T15:10:26.877Z" w16du:dateUtc="2026-08-16T15:10:26.877Z" w:id="45292319"/>
        </w:rPr>
        <w:t xml:space="preserve">na promoção da </w:t>
      </w:r>
      <w:r w:rsidR="00343825">
        <w:rPr>
          <w:rPrChange w:author="Brunna Sarasá Iwamura" w:date="2026-08-16T15:10:26.877Z" w16du:dateUtc="2026-08-16T15:10:26.877Z" w:id="688580536"/>
        </w:rPr>
        <w:t>cultura e formação profissional. A universidade conta com um corpo docente qualificado e uma infraestrutura de pesquisa robusta.</w:t>
      </w:r>
    </w:p>
    <w:p w:rsidR="002F1DB1" w:rsidRDefault="00343825" w14:paraId="0000000C" w14:textId="41AD977D">
      <w:r w:rsidRPr="7C3C3B7A" w:rsidR="00343825">
        <w:rPr>
          <w:b w:val="1"/>
          <w:bCs w:val="1"/>
          <w:rPrChange w:author="Brunna Sarasá Iwamura" w:date="2026-08-16T15:10:40.497Z" w16du:dateUtc="2026-08-16T15:10:40.497Z" w:id="710609455">
            <w:rPr>
              <w:b w:val="1"/>
              <w:bCs w:val="1"/>
            </w:rPr>
          </w:rPrChange>
        </w:rPr>
        <w:t>■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78Z" w16du:dateUtc="2026-08-16T15:10:26.878Z" w:id="858150846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78Z" w16du:dateUtc="2026-08-16T15:10:26.878Z" w:id="975060073">
            <w:rPr>
              <w:b w:val="1"/>
              <w:bCs w:val="1"/>
            </w:rPr>
          </w:rPrChange>
        </w:rPr>
        <w:t>Missão e Impacto Social:</w:t>
      </w:r>
      <w:r w:rsidR="00343825">
        <w:rPr>
          <w:rPrChange w:author="Brunna Sarasá Iwamura" w:date="2026-08-16T15:10:26.878Z" w16du:dateUtc="2026-08-16T15:10:26.878Z" w:id="1481417780"/>
        </w:rPr>
        <w:t xml:space="preserve"> </w:t>
      </w:r>
      <w:r w:rsidR="00865347">
        <w:rPr>
          <w:rPrChange w:author="Brunna Sarasá Iwamura" w:date="2026-08-16T15:10:26.879Z" w16du:dateUtc="2026-08-16T15:10:26.879Z" w:id="740901293"/>
        </w:rPr>
        <w:t xml:space="preserve"> </w:t>
      </w:r>
      <w:r w:rsidR="00865347">
        <w:rPr>
          <w:rPrChange w:author="Brunna Sarasá Iwamura" w:date="2026-08-16T15:10:26.879Z" w16du:dateUtc="2026-08-16T15:10:26.879Z" w:id="1753442003"/>
        </w:rPr>
        <w:t>Formar e qualificar profissionais nas diferentes áreas, produzir conhecimentos e inovações tecnológicas e científicas que contribuam significativamente para o desenvolvimento regional e nacional.</w:t>
      </w:r>
    </w:p>
    <w:p w:rsidR="002F1DB1" w:rsidRDefault="00343825" w14:paraId="0000000D" w14:textId="77777777">
      <w:r w:rsidRPr="7C3C3B7A" w:rsidR="00343825">
        <w:rPr>
          <w:b w:val="1"/>
          <w:bCs w:val="1"/>
          <w:rPrChange w:author="Brunna Sarasá Iwamura" w:date="2026-08-16T15:10:40.499Z" w16du:dateUtc="2026-08-16T15:10:40.499Z" w:id="427675229">
            <w:rPr>
              <w:b w:val="1"/>
              <w:bCs w:val="1"/>
            </w:rPr>
          </w:rPrChange>
        </w:rPr>
        <w:t>■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8Z" w16du:dateUtc="2026-08-16T15:10:26.88Z" w:id="966796516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8Z" w16du:dateUtc="2026-08-16T15:10:26.88Z" w:id="184559667">
            <w:rPr>
              <w:b w:val="1"/>
              <w:bCs w:val="1"/>
            </w:rPr>
          </w:rPrChange>
        </w:rPr>
        <w:t>Experiência Estudantil Enriquecedora:</w:t>
      </w:r>
      <w:r w:rsidR="00343825">
        <w:rPr>
          <w:rPrChange w:author="Brunna Sarasá Iwamura" w:date="2026-08-16T15:10:26.88Z" w16du:dateUtc="2026-08-16T15:10:26.88Z" w:id="223395974"/>
        </w:rPr>
        <w:t xml:space="preserve"> A UFMT oferece uma experiência acadêmica rica e diversificada, com oportunidades de pesquisa, extensão e participação em uma ampla gama de atividades culturais.</w:t>
      </w:r>
    </w:p>
    <w:p w:rsidR="002F1DB1" w:rsidRDefault="00343825" w14:paraId="0000000E" w14:textId="77777777">
      <w:pPr>
        <w:rPr>
          <w:b w:val="1"/>
          <w:bCs w:val="1"/>
        </w:rPr>
      </w:pPr>
      <w:r w:rsidRPr="7C3C3B7A" w:rsidR="00343825">
        <w:rPr>
          <w:b w:val="1"/>
          <w:bCs w:val="1"/>
          <w:rPrChange w:author="Brunna Sarasá Iwamura" w:date="2026-08-16T15:10:40.499Z" w16du:dateUtc="2026-08-16T15:10:40.499Z" w:id="1692624333">
            <w:rPr>
              <w:b w:val="1"/>
              <w:bCs w:val="1"/>
            </w:rPr>
          </w:rPrChange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8Z" w16du:dateUtc="2026-08-16T15:10:26.88Z" w:id="920664700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81Z" w16du:dateUtc="2026-08-16T15:10:26.881Z" w:id="98756839">
            <w:rPr>
              <w:b w:val="1"/>
              <w:bCs w:val="1"/>
            </w:rPr>
          </w:rPrChange>
        </w:rPr>
        <w:t>Informações Essenciais e Contato Geral</w:t>
      </w:r>
      <w:r>
        <w:br/>
      </w:r>
    </w:p>
    <w:p w:rsidR="002F1DB1" w:rsidRDefault="00343825" w14:paraId="0000000F" w14:textId="77777777">
      <w:r w:rsidRPr="7C3C3B7A" w:rsidR="00343825">
        <w:rPr>
          <w:b w:val="1"/>
          <w:bCs w:val="1"/>
          <w:rPrChange w:author="Brunna Sarasá Iwamura" w:date="2026-08-16T15:10:40.5Z" w16du:dateUtc="2026-08-16T15:10:40.5Z" w:id="1313237216">
            <w:rPr>
              <w:b w:val="1"/>
              <w:bCs w:val="1"/>
            </w:rPr>
          </w:rPrChange>
        </w:rPr>
        <w:t>○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81Z" w16du:dateUtc="2026-08-16T15:10:26.881Z" w:id="1958820879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81Z" w16du:dateUtc="2026-08-16T15:10:26.881Z" w:id="493750119">
            <w:rPr>
              <w:b w:val="1"/>
              <w:bCs w:val="1"/>
            </w:rPr>
          </w:rPrChange>
        </w:rPr>
        <w:t>Sigla:</w:t>
      </w:r>
      <w:r w:rsidR="00343825">
        <w:rPr>
          <w:rPrChange w:author="Brunna Sarasá Iwamura" w:date="2026-08-16T15:10:26.881Z" w16du:dateUtc="2026-08-16T15:10:26.881Z" w:id="713937201"/>
        </w:rPr>
        <w:t xml:space="preserve"> UFMT</w:t>
      </w:r>
    </w:p>
    <w:p w:rsidR="002F1DB1" w:rsidRDefault="00343825" w14:paraId="00000010" w14:textId="77777777">
      <w:r w:rsidRPr="7C3C3B7A" w:rsidR="00343825">
        <w:rPr>
          <w:b w:val="1"/>
          <w:bCs w:val="1"/>
          <w:rPrChange w:author="Brunna Sarasá Iwamura" w:date="2026-08-16T15:10:40.501Z" w16du:dateUtc="2026-08-16T15:10:40.501Z" w:id="2127098493">
            <w:rPr>
              <w:b w:val="1"/>
              <w:bCs w:val="1"/>
            </w:rPr>
          </w:rPrChange>
        </w:rPr>
        <w:t>○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82Z" w16du:dateUtc="2026-08-16T15:10:26.882Z" w:id="549521472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82Z" w16du:dateUtc="2026-08-16T15:10:26.882Z" w:id="1315261821">
            <w:rPr>
              <w:b w:val="1"/>
              <w:bCs w:val="1"/>
            </w:rPr>
          </w:rPrChange>
        </w:rPr>
        <w:t>Nome Completo:</w:t>
      </w:r>
      <w:r w:rsidR="00343825">
        <w:rPr>
          <w:rPrChange w:author="Brunna Sarasá Iwamura" w:date="2026-08-16T15:10:26.882Z" w16du:dateUtc="2026-08-16T15:10:26.882Z" w:id="573867698"/>
        </w:rPr>
        <w:t xml:space="preserve"> Universidade Federal de Mato Grosso</w:t>
      </w:r>
    </w:p>
    <w:p w:rsidR="002F1DB1" w:rsidRDefault="00343825" w14:paraId="00000011" w14:textId="77777777">
      <w:r w:rsidRPr="7C3C3B7A" w:rsidR="00343825">
        <w:rPr>
          <w:b w:val="1"/>
          <w:bCs w:val="1"/>
          <w:rPrChange w:author="Brunna Sarasá Iwamura" w:date="2026-08-16T15:10:40.502Z" w16du:dateUtc="2026-08-16T15:10:40.502Z" w:id="1644952808">
            <w:rPr>
              <w:b w:val="1"/>
              <w:bCs w:val="1"/>
            </w:rPr>
          </w:rPrChange>
        </w:rPr>
        <w:t>○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82Z" w16du:dateUtc="2026-08-16T15:10:26.882Z" w:id="602333165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83Z" w16du:dateUtc="2026-08-16T15:10:26.883Z" w:id="2017399768">
            <w:rPr>
              <w:b w:val="1"/>
              <w:bCs w:val="1"/>
            </w:rPr>
          </w:rPrChange>
        </w:rPr>
        <w:t>Cidade da Sede:</w:t>
      </w:r>
      <w:r w:rsidR="00343825">
        <w:rPr>
          <w:rPrChange w:author="Brunna Sarasá Iwamura" w:date="2026-08-16T15:10:26.883Z" w16du:dateUtc="2026-08-16T15:10:26.883Z" w:id="61829183"/>
        </w:rPr>
        <w:t xml:space="preserve"> Cuiabá, Mato Grosso</w:t>
      </w:r>
    </w:p>
    <w:p w:rsidR="002F1DB1" w:rsidRDefault="00343825" w14:paraId="00000012" w14:textId="77777777">
      <w:r w:rsidRPr="7C3C3B7A" w:rsidR="00343825">
        <w:rPr>
          <w:b w:val="1"/>
          <w:bCs w:val="1"/>
          <w:rPrChange w:author="Brunna Sarasá Iwamura" w:date="2026-08-16T15:10:40.503Z" w16du:dateUtc="2026-08-16T15:10:40.503Z" w:id="1983316079">
            <w:rPr>
              <w:b w:val="1"/>
              <w:bCs w:val="1"/>
            </w:rPr>
          </w:rPrChange>
        </w:rPr>
        <w:t>○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84Z" w16du:dateUtc="2026-08-16T15:10:26.884Z" w:id="1481635772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84Z" w16du:dateUtc="2026-08-16T15:10:26.884Z" w:id="1661364706">
            <w:rPr>
              <w:b w:val="1"/>
              <w:bCs w:val="1"/>
            </w:rPr>
          </w:rPrChange>
        </w:rPr>
        <w:t>Endereço da Sede:</w:t>
      </w:r>
      <w:r w:rsidR="00343825">
        <w:rPr>
          <w:rPrChange w:author="Brunna Sarasá Iwamura" w:date="2026-08-16T15:10:26.884Z" w16du:dateUtc="2026-08-16T15:10:26.884Z" w:id="2095803419"/>
        </w:rPr>
        <w:t xml:space="preserve"> Av. Fernando Corrêa da Costa, 2367 - Boa Esperança, Cuiabá - MT, 78060-900</w:t>
      </w:r>
    </w:p>
    <w:p w:rsidR="002F1DB1" w:rsidRDefault="00343825" w14:paraId="00000013" w14:textId="77777777">
      <w:pPr>
        <w:rPr>
          <w:color w:val="1155CC"/>
          <w:u w:val="single"/>
        </w:rPr>
      </w:pPr>
      <w:r w:rsidRPr="7C3C3B7A" w:rsidR="00343825">
        <w:rPr>
          <w:b w:val="1"/>
          <w:bCs w:val="1"/>
          <w:rPrChange w:author="Brunna Sarasá Iwamura" w:date="2026-08-16T15:10:40.504Z" w16du:dateUtc="2026-08-16T15:10:40.504Z" w:id="1496091611">
            <w:rPr>
              <w:b w:val="1"/>
              <w:bCs w:val="1"/>
            </w:rPr>
          </w:rPrChange>
        </w:rPr>
        <w:t>○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85Z" w16du:dateUtc="2026-08-16T15:10:26.885Z" w:id="1154408495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85Z" w16du:dateUtc="2026-08-16T15:10:26.885Z" w:id="36106932">
            <w:rPr>
              <w:b w:val="1"/>
              <w:bCs w:val="1"/>
            </w:rPr>
          </w:rPrChange>
        </w:rPr>
        <w:t>Site Oficial:</w:t>
      </w:r>
      <w:hyperlink r:id="Re3bd856403eb44ab">
        <w:r w:rsidRPr="7C3C3B7A" w:rsidR="002F1DB1">
          <w:rPr>
            <w:color w:val="1155CC"/>
            <w:u w:val="single"/>
            <w:rPrChange w:author="Brunna Sarasá Iwamura" w:date="2026-08-16T15:10:26.886Z" w16du:dateUtc="2026-08-16T15:10:26.886Z" w:id="744736104">
              <w:rPr>
                <w:color w:val="1155CC"/>
                <w:u w:val="single"/>
              </w:rPr>
            </w:rPrChange>
          </w:rPr>
          <w:t xml:space="preserve"> www.ufmt.br</w:t>
        </w:r>
      </w:hyperlink>
    </w:p>
    <w:p w:rsidR="002F1DB1" w:rsidRDefault="00343825" w14:paraId="00000014" w14:textId="3B996190">
      <w:r w:rsidRPr="7C3C3B7A" w:rsidR="00343825">
        <w:rPr>
          <w:b w:val="1"/>
          <w:bCs w:val="1"/>
          <w:rPrChange w:author="Brunna Sarasá Iwamura" w:date="2026-08-16T15:10:40.507Z" w16du:dateUtc="2026-08-16T15:10:40.507Z" w:id="915170244">
            <w:rPr>
              <w:b w:val="1"/>
              <w:bCs w:val="1"/>
            </w:rPr>
          </w:rPrChange>
        </w:rPr>
        <w:t>○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86Z" w16du:dateUtc="2026-08-16T15:10:26.886Z" w:id="617587954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Pr="7C3C3B7A" w:rsidR="00343825">
        <w:rPr>
          <w:b w:val="1"/>
          <w:bCs w:val="1"/>
          <w:rPrChange w:author="Brunna Sarasá Iwamura" w:date="2026-08-16T15:10:26.886Z" w16du:dateUtc="2026-08-16T15:10:26.886Z" w:id="1075515336">
            <w:rPr>
              <w:b w:val="1"/>
              <w:bCs w:val="1"/>
            </w:rPr>
          </w:rPrChange>
        </w:rPr>
        <w:t>Outros Campi:</w:t>
      </w:r>
      <w:r w:rsidR="00343825">
        <w:rPr>
          <w:rPrChange w:author="Brunna Sarasá Iwamura" w:date="2026-08-16T15:10:26.886Z" w16du:dateUtc="2026-08-16T15:10:26.886Z" w:id="2143984434"/>
        </w:rPr>
        <w:t xml:space="preserve"> A UFMT possui outros campi nas cidades de Sinop, Pontal do Araguaia, Barra do Garças e</w:t>
      </w:r>
      <w:r w:rsidR="00343825">
        <w:rPr>
          <w:rPrChange w:author="Brunna Sarasá Iwamura" w:date="2026-08-16T15:10:26.887Z" w16du:dateUtc="2026-08-16T15:10:26.887Z" w:id="1464002844"/>
        </w:rPr>
        <w:t xml:space="preserve"> </w:t>
      </w:r>
      <w:del w:author="Fabricio Paiva Mota" w:date="2026-08-01T10:25:00Z" w16du:dateUtc="2026-08-01T13:25:00Z" w:id="1418296779">
        <w:r w:rsidDel="00343825">
          <w:rPr>
            <w:rPrChange w:author="Brunna Sarasá Iwamura" w:date="2026-08-16T15:10:26.887Z" w16du:dateUtc="2026-08-16T15:10:26.887Z" w:id="1294677177"/>
          </w:rPr>
          <w:delText xml:space="preserve">e </w:delText>
        </w:r>
      </w:del>
      <w:r w:rsidR="00343825">
        <w:rPr>
          <w:rPrChange w:author="Brunna Sarasá Iwamura" w:date="2026-08-16T15:10:26.887Z" w16du:dateUtc="2026-08-16T15:10:26.887Z" w:id="188396560"/>
        </w:rPr>
        <w:t xml:space="preserve">os campi em </w:t>
      </w:r>
      <w:r w:rsidR="00865347">
        <w:rPr>
          <w:rPrChange w:author="Brunna Sarasá Iwamura" w:date="2026-08-16T15:10:26.887Z" w16du:dateUtc="2026-08-16T15:10:26.887Z" w:id="1957086229"/>
        </w:rPr>
        <w:t>fase de implantação</w:t>
      </w:r>
      <w:r w:rsidR="00343825">
        <w:rPr>
          <w:rPrChange w:author="Brunna Sarasá Iwamura" w:date="2026-08-16T15:10:26.887Z" w16du:dateUtc="2026-08-16T15:10:26.887Z" w:id="1313382117"/>
        </w:rPr>
        <w:t xml:space="preserve"> nas cidades de</w:t>
      </w:r>
      <w:r w:rsidR="00343825">
        <w:rPr>
          <w:rPrChange w:author="Brunna Sarasá Iwamura" w:date="2026-08-16T15:10:26.888Z" w16du:dateUtc="2026-08-16T15:10:26.888Z" w:id="2105550444"/>
        </w:rPr>
        <w:t xml:space="preserve"> Várzea </w:t>
      </w:r>
      <w:r w:rsidR="00343825">
        <w:rPr>
          <w:rPrChange w:author="Brunna Sarasá Iwamura" w:date="2026-08-16T15:10:26.888Z" w16du:dateUtc="2026-08-16T15:10:26.888Z" w:id="418174972"/>
        </w:rPr>
        <w:t>Grande</w:t>
      </w:r>
      <w:r w:rsidR="00343825">
        <w:rPr>
          <w:rPrChange w:author="Brunna Sarasá Iwamura" w:date="2026-08-16T15:10:26.888Z" w16du:dateUtc="2026-08-16T15:10:26.888Z" w:id="1242689899"/>
        </w:rPr>
        <w:t xml:space="preserve"> 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  <w:rPrChange w:author="Brunna Sarasá Iwamura" w:date="2026-08-16T15:10:26.888Z" w16du:dateUtc="2026-08-16T15:10:26.888Z" w:id="2099941528">
            <w:rPr>
              <w:rFonts w:ascii="Times New Roman" w:hAnsi="Times New Roman" w:eastAsia="Times New Roman" w:cs="Times New Roman"/>
              <w:sz w:val="14"/>
              <w:szCs w:val="14"/>
            </w:rPr>
          </w:rPrChange>
        </w:rPr>
        <w:t xml:space="preserve"> </w:t>
      </w:r>
      <w:r w:rsidR="00343825">
        <w:rPr>
          <w:rPrChange w:author="Brunna Sarasá Iwamura" w:date="2026-08-16T15:10:26.888Z" w16du:dateUtc="2026-08-16T15:10:26.888Z" w:id="1449873900"/>
        </w:rPr>
        <w:t>e</w:t>
      </w:r>
      <w:r w:rsidR="00343825">
        <w:rPr>
          <w:rPrChange w:author="Brunna Sarasá Iwamura" w:date="2026-08-16T15:10:26.888Z" w16du:dateUtc="2026-08-16T15:10:26.888Z" w:id="1875126642"/>
        </w:rPr>
        <w:t xml:space="preserve"> Lucas do Rio Verde.</w:t>
      </w:r>
    </w:p>
    <w:p w:rsidR="002F1DB1" w:rsidRDefault="00343825" w14:paraId="00000015" w14:textId="77777777">
      <w:r w:rsidR="00343825">
        <w:rPr/>
        <w:t>.</w:t>
      </w:r>
    </w:p>
    <w:p w:rsidR="002F1DB1" w:rsidRDefault="00343825" w14:paraId="00000016" w14:textId="77777777"/>
    <w:p w:rsidR="002F1DB1" w:rsidRDefault="00343825" w14:paraId="00000017" w14:textId="77777777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7k6y9cqfmriu" w:id="4"/>
      <w:bookmarkEnd w:id="4"/>
      <w:r w:rsidRPr="7C3C3B7A" w:rsidR="00343825">
        <w:rPr>
          <w:b w:val="1"/>
          <w:bCs w:val="1"/>
          <w:sz w:val="34"/>
          <w:szCs w:val="34"/>
        </w:rPr>
        <w:t>Informações Essenciais e Contato</w:t>
      </w:r>
    </w:p>
    <w:p w:rsidR="002F1DB1" w:rsidRDefault="00343825" w14:paraId="00000018" w14:textId="77777777"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Sigla:</w:t>
      </w:r>
      <w:r w:rsidR="00343825">
        <w:rPr/>
        <w:t xml:space="preserve"> UFMT</w:t>
      </w:r>
    </w:p>
    <w:p w:rsidR="002F1DB1" w:rsidRDefault="00343825" w14:paraId="00000019" w14:textId="77777777"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Nome Completo:</w:t>
      </w:r>
      <w:r w:rsidR="00343825">
        <w:rPr/>
        <w:t xml:space="preserve"> Universidade Federal de Mato Grosso</w:t>
      </w:r>
    </w:p>
    <w:p w:rsidR="002F1DB1" w:rsidRDefault="00343825" w14:paraId="0000001A" w14:textId="77777777"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Cidade da Sede:</w:t>
      </w:r>
      <w:r w:rsidR="00343825">
        <w:rPr/>
        <w:t xml:space="preserve"> Cuiabá</w:t>
      </w:r>
    </w:p>
    <w:p w:rsidR="002F1DB1" w:rsidRDefault="00343825" w14:paraId="0000001B" w14:textId="77777777"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Estado:</w:t>
      </w:r>
      <w:r w:rsidR="00343825">
        <w:rPr/>
        <w:t xml:space="preserve"> Mato Grosso</w:t>
      </w:r>
    </w:p>
    <w:p w:rsidR="002F1DB1" w:rsidP="1851D3BC" w:rsidRDefault="00343825" w14:paraId="0000001C" w14:textId="77777777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Endereço da Sede:</w:t>
      </w:r>
      <w:r w:rsidR="1988B484">
        <w:rPr/>
        <w:t xml:space="preserve"> </w:t>
      </w:r>
      <w:r w:rsidR="1988B484">
        <w:rPr/>
        <w:t>Av. Fernando Corrêa da Costa, 2367 - Boa Esperança, Cuiabá - MT, 78060-900</w:t>
      </w:r>
    </w:p>
    <w:p w:rsidR="002F1DB1" w:rsidRDefault="00343825" w14:paraId="0000001D" w14:textId="77777777">
      <w:pPr>
        <w:rPr>
          <w:color w:val="1155CC"/>
          <w:u w:val="single"/>
        </w:rPr>
      </w:pPr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Site Oficial:</w:t>
      </w:r>
      <w:hyperlink r:id="Rf742ee04aa1b412b">
        <w:r w:rsidRPr="7C3C3B7A" w:rsidR="002F1DB1">
          <w:rPr>
            <w:color w:val="1155CC"/>
            <w:u w:val="single"/>
          </w:rPr>
          <w:t xml:space="preserve"> www.ufmt.br</w:t>
        </w:r>
      </w:hyperlink>
    </w:p>
    <w:p w:rsidR="002F1DB1" w:rsidRDefault="00343825" w14:paraId="0000001E" w14:textId="0640B246"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Outros Campi:</w:t>
      </w:r>
      <w:r w:rsidR="00343825">
        <w:rPr/>
        <w:t xml:space="preserve"> </w:t>
      </w:r>
      <w:r w:rsidR="00865347">
        <w:rPr/>
        <w:t>Araguaia, Sinop, Várzea Grande e Lucas do Rio Verde.</w:t>
      </w:r>
    </w:p>
    <w:p w:rsidR="002F1DB1" w:rsidP="7C3C3B7A" w:rsidRDefault="00343825" w14:paraId="0000001F" w14:textId="77777777">
      <w:pPr>
        <w:rPr>
          <w:b w:val="1"/>
          <w:bCs w:val="1"/>
        </w:rPr>
      </w:pPr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Redes Sociais:</w:t>
      </w:r>
    </w:p>
    <w:p w:rsidRPr="00283AD6" w:rsidR="002F1DB1" w:rsidP="1851D3BC" w:rsidRDefault="00343825" w14:paraId="00000020" w14:textId="7B03DC8D">
      <w:pPr>
        <w:rPr>
          <w:highlight w:val="yellow"/>
          <w:lang w:val="en-US"/>
          <w:rPrChange w:author="Brunna Sarasá Iwamura" w:date="2026-08-11T16:15:16.823Z" w16du:dateUtc="2026-08-01T13:25:00Z" w:id="507527348">
            <w:rPr/>
          </w:rPrChange>
        </w:rPr>
      </w:pPr>
      <w:r w:rsidRPr="7C3C3B7A" w:rsidR="1988B484">
        <w:rPr>
          <w:highlight w:val="yellow"/>
          <w:lang w:val="en-US"/>
          <w:rPrChange w:author="Brunna Sarasá Iwamura" w:date="2026-08-16T15:10:40.52Z" w16du:dateUtc="2026-08-16T15:10:40.52Z" w:id="981078466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="1988B484">
        <w:rPr/>
        <w:t>Facebook</w:t>
      </w:r>
      <w:r w:rsidR="1988B484">
        <w:rPr/>
        <w:t>:</w:t>
      </w:r>
      <w:hyperlink r:id="R34b9352295774cdf">
        <w:r w:rsidRPr="7C3C3B7A" w:rsidR="1C7AEAA7">
          <w:rPr>
            <w:color w:val="1155CC"/>
            <w:u w:val="single"/>
            <w:lang w:val="en-US"/>
            <w:rPrChange w:author="Brunna Sarasá Iwamura" w:date="2026-08-16T15:11:57.058Z" w16du:dateUtc="2026-08-16T15:11:57.058Z" w:id="1819909696">
              <w:rPr>
                <w:color w:val="1155CC"/>
                <w:u w:val="single"/>
              </w:rPr>
            </w:rPrChange>
          </w:rPr>
          <w:t xml:space="preserve"> </w:t>
        </w:r>
      </w:hyperlink>
      <w:hyperlink r:id="Rc830f1863bd34cf8">
        <w:r w:rsidRPr="7C3C3B7A" w:rsidR="1988B484">
          <w:rPr>
            <w:color w:val="1155CC"/>
            <w:u w:val="single"/>
            <w:lang w:val="en-US"/>
            <w:rPrChange w:author="Fabricio Paiva Mota" w:date="2026-08-01T10:25:00Z" w16du:dateUtc="2026-08-01T13:25:00Z" w:id="645842820">
              <w:rPr>
                <w:color w:val="1155CC"/>
                <w:u w:val="single"/>
              </w:rPr>
            </w:rPrChange>
          </w:rPr>
          <w:t>https://www.facebook.com/tvu.ufmt</w:t>
        </w:r>
      </w:hyperlink>
      <w:r w:rsidRPr="7C3C3B7A" w:rsidR="1988B484">
        <w:rPr>
          <w:lang w:val="en-US"/>
          <w:rPrChange w:author="Fabricio Paiva Mota" w:date="2026-08-01T10:25:00Z" w16du:dateUtc="2026-08-01T13:25:00Z" w:id="823880532"/>
        </w:rPr>
        <w:t xml:space="preserve"> </w:t>
      </w:r>
    </w:p>
    <w:p w:rsidR="002F1DB1" w:rsidP="1851D3BC" w:rsidRDefault="00343825" w14:paraId="00000021" w14:textId="77777777">
      <w:pPr/>
      <w:r w:rsidR="1988B484">
        <w:rPr/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="1988B484">
        <w:rPr/>
        <w:t>Instagram: https://www.instagram.com/ufmt.br/ e https://www.instagram.com/ufmt.alunos</w:t>
      </w:r>
    </w:p>
    <w:p w:rsidR="002F1DB1" w:rsidP="1851D3BC" w:rsidRDefault="00343825" w14:paraId="00000022" w14:textId="77777777">
      <w:pPr/>
      <w:r w:rsidR="1988B484">
        <w:rPr/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="1988B484">
        <w:rPr/>
        <w:t>YouTube:</w:t>
      </w:r>
      <w:hyperlink r:id="R258fd6f1a80049fb">
        <w:r w:rsidRPr="7C3C3B7A" w:rsidR="1C7AEAA7">
          <w:rPr>
            <w:color w:val="1155CC"/>
            <w:highlight w:val="yellow"/>
            <w:u w:val="single"/>
            <w:rPrChange w:author="Brunna Sarasá Iwamura" w:date="2026-08-11T16:15:16.826Z" w16du:dateUtc="2026-08-11T16:15:16.826Z" w:id="2075548412">
              <w:rPr>
                <w:color w:val="1155CC"/>
                <w:u w:val="single"/>
              </w:rPr>
            </w:rPrChange>
          </w:rPr>
          <w:t xml:space="preserve"> </w:t>
        </w:r>
      </w:hyperlink>
      <w:r w:rsidR="1988B484">
        <w:rPr/>
        <w:t>https://www.youtube.com/user/TVUUFMT/</w:t>
      </w:r>
    </w:p>
    <w:p w:rsidR="002F1DB1" w:rsidRDefault="00343825" w14:paraId="00000024" w14:textId="3E5FE039">
      <w:r w:rsidR="00343825">
        <w:rPr/>
        <w:t>○</w:t>
      </w:r>
      <w:r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noProof/>
        </w:rPr>
      </w:r>
    </w:p>
    <w:p w:rsidR="002F1DB1" w:rsidRDefault="00343825" w14:paraId="00000025" w14:textId="77777777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izmwh0io6ayu" w:id="14"/>
      <w:bookmarkEnd w:id="14"/>
      <w:r w:rsidRPr="7C3C3B7A" w:rsidR="00343825">
        <w:rPr>
          <w:b w:val="1"/>
          <w:bCs w:val="1"/>
          <w:sz w:val="34"/>
          <w:szCs w:val="34"/>
        </w:rPr>
        <w:t>Por Que Estudar na UFMT?</w:t>
      </w:r>
    </w:p>
    <w:p w:rsidR="002F1DB1" w:rsidP="1851D3BC" w:rsidRDefault="00343825" w14:paraId="00000026" w14:textId="77777777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Corpo Docente de Renome:</w:t>
      </w:r>
      <w:r w:rsidR="1988B484">
        <w:rPr/>
        <w:t xml:space="preserve"> </w:t>
      </w:r>
      <w:r w:rsidR="1988B484">
        <w:rPr/>
        <w:t>A UFMT conta com um corpo docente altamente qualificado, composto por professores e pesquisadores com vasta experiência acadêmica e profissional, muitos dos quais envolvidos em pesquisas de ponta.</w:t>
      </w:r>
    </w:p>
    <w:p w:rsidR="002F1DB1" w:rsidRDefault="00343825" w14:paraId="00000027" w14:textId="77777777"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Pesquisa de Ponta e Inovação:</w:t>
      </w:r>
      <w:r w:rsidR="1988B484">
        <w:rPr/>
        <w:t xml:space="preserve"> </w:t>
      </w:r>
      <w:r w:rsidR="1988B484">
        <w:rPr/>
        <w:t>A universidade abriga laboratórios bem equipados e desenvolve projetos de pesquisa que geram soluções para desafios reais, com forte engajamento em temas como sustentabilidade, agronegócio e desenvolvimento regional.</w:t>
      </w:r>
    </w:p>
    <w:p w:rsidR="002F1DB1" w:rsidP="1851D3BC" w:rsidRDefault="00343825" w14:paraId="00000028" w14:textId="77777777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Ambiente Multidisciplinar e Diverso:</w:t>
      </w:r>
      <w:r w:rsidR="1988B484">
        <w:rPr/>
        <w:t xml:space="preserve"> </w:t>
      </w:r>
      <w:r w:rsidR="1988B484">
        <w:rPr/>
        <w:t>A UFMT promove uma comunidade acadêmica plural, incentivando a troca de conhecimentos entre diferentes áreas e culturas, o que enriquece a formação dos estudantes e amplia suas perspectivas profissionais.</w:t>
      </w:r>
    </w:p>
    <w:p w:rsidR="002F1DB1" w:rsidP="1851D3BC" w:rsidRDefault="00343825" w14:paraId="00000029" w14:textId="7F29BDB9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Localização Estratégica:</w:t>
      </w:r>
      <w:r w:rsidR="1988B484">
        <w:rPr/>
        <w:t xml:space="preserve"> </w:t>
      </w:r>
      <w:r w:rsidR="1988B484">
        <w:rPr/>
        <w:t xml:space="preserve">Situada </w:t>
      </w:r>
      <w:r w:rsidR="3DDD3981">
        <w:rPr/>
        <w:t xml:space="preserve">em </w:t>
      </w:r>
      <w:r w:rsidR="1988B484">
        <w:rPr/>
        <w:t>Mato Grosso, centro geográfico da América do Sul, a UFMT oferece um ambiente dinâmico, sendo porta de entrada para ecossistemas importantes como o Pantanal, a Amazônia e o Cerrado, proporcionando oportunidades únicas de estudo e pesquisa.</w:t>
      </w:r>
    </w:p>
    <w:p w:rsidR="002F1DB1" w:rsidP="1851D3BC" w:rsidRDefault="00343825" w14:paraId="0000002A" w14:textId="77777777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Compromisso com o Impacto Social:</w:t>
      </w:r>
      <w:r w:rsidR="1988B484">
        <w:rPr/>
        <w:t xml:space="preserve"> </w:t>
      </w:r>
      <w:r w:rsidR="1988B484">
        <w:rPr/>
        <w:t>A universidade mantém um forte compromisso com a extensão universitária, desenvolvendo projetos que beneficiam diretamente a comunidade local e regional, promovendo inclusão social e desenvolvimento sustentável.</w:t>
      </w:r>
    </w:p>
    <w:p w:rsidR="002F1DB1" w:rsidRDefault="00343825" w14:paraId="0000002B" w14:textId="77777777"/>
    <w:p w:rsidR="002F1DB1" w:rsidRDefault="00343825" w14:paraId="0000002C" w14:textId="77777777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mkh1lsr4vlx3" w:id="15"/>
      <w:bookmarkEnd w:id="15"/>
      <w:r w:rsidRPr="7C3C3B7A" w:rsidR="00343825">
        <w:rPr>
          <w:b w:val="1"/>
          <w:bCs w:val="1"/>
          <w:sz w:val="34"/>
          <w:szCs w:val="34"/>
        </w:rPr>
        <w:t>Vida no Campus e Suporte ao Estudante na UFMT</w:t>
      </w:r>
    </w:p>
    <w:p w:rsidR="002F1DB1" w:rsidP="7C3C3B7A" w:rsidRDefault="00343825" w14:paraId="0000002D" w14:textId="77777777">
      <w:pPr>
        <w:rPr>
          <w:b w:val="1"/>
          <w:bCs w:val="1"/>
        </w:rPr>
      </w:pPr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Infraestrutura Completa para o seu Desenvolvimento:</w:t>
      </w:r>
    </w:p>
    <w:p w:rsidR="002F1DB1" w:rsidP="1851D3BC" w:rsidRDefault="00343825" w14:paraId="0000002E" w14:textId="4A1ED42D">
      <w:pPr/>
      <w:r w:rsidR="1988B484">
        <w:rPr/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="1988B484">
        <w:rPr/>
        <w:t xml:space="preserve">A UFMT oferece laboratórios bem equipados </w:t>
      </w:r>
      <w:r w:rsidR="3DDD3981">
        <w:rPr/>
        <w:t xml:space="preserve">que atendem a </w:t>
      </w:r>
      <w:r w:rsidR="1988B484">
        <w:rPr/>
        <w:t xml:space="preserve">diversas áreas do conhecimento, </w:t>
      </w:r>
      <w:r w:rsidR="3DDD3981">
        <w:rPr/>
        <w:t xml:space="preserve">além de uma </w:t>
      </w:r>
      <w:r w:rsidR="1988B484">
        <w:rPr/>
        <w:t xml:space="preserve">vasta rede de bibliotecas com acervos </w:t>
      </w:r>
      <w:r w:rsidR="3DDD3981">
        <w:rPr/>
        <w:t xml:space="preserve">diversificados. A universidade também conta com </w:t>
      </w:r>
      <w:r w:rsidR="1988B484">
        <w:rPr/>
        <w:t>restaurantes universitários, complexos esportivos e espaços de convivência</w:t>
      </w:r>
      <w:r w:rsidR="3DDD3981">
        <w:rPr/>
        <w:t xml:space="preserve"> em seus </w:t>
      </w:r>
      <w:r w:rsidR="3DDD3981">
        <w:rPr/>
        <w:t>campi</w:t>
      </w:r>
      <w:r w:rsidR="1988B484">
        <w:rPr/>
        <w:t>. Detalhes específicos de cada instalação podem ser consultados no site oficial da universidade.</w:t>
      </w:r>
    </w:p>
    <w:p w:rsidR="002F1DB1" w:rsidRDefault="00343825" w14:paraId="0000002F" w14:textId="77777777">
      <w:pPr>
        <w:rPr>
          <w:b w:val="1"/>
          <w:bCs w:val="1"/>
        </w:rPr>
      </w:pPr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Uma Vida no Campus Vibrante: Atividades Extracurriculares:</w:t>
      </w:r>
    </w:p>
    <w:p w:rsidR="002F1DB1" w:rsidRDefault="00343825" w14:paraId="00000030" w14:textId="77777777">
      <w:r w:rsidR="1988B484">
        <w:rPr/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="1988B484">
        <w:rPr/>
        <w:t>A universidade incentiva a participação dos estudantes em associações estudantis, grupos culturais, equipes esportivas e eventos acadêmicos e sociais, proporcionando uma vida no campus dinâmica e enriquecedora.</w:t>
      </w:r>
    </w:p>
    <w:p w:rsidR="002F1DB1" w:rsidRDefault="00343825" w14:paraId="00000031" w14:textId="77777777">
      <w:pPr>
        <w:rPr>
          <w:b w:val="1"/>
          <w:bCs w:val="1"/>
        </w:rPr>
      </w:pPr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Suporte Integral ao Estudante Internacional:</w:t>
      </w:r>
    </w:p>
    <w:p w:rsidR="002F1DB1" w:rsidRDefault="00343825" w14:paraId="00000032" w14:textId="1BBEAC39">
      <w:r w:rsidR="1988B484">
        <w:rPr/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="1988B484">
        <w:rPr/>
        <w:t xml:space="preserve">A UFMT oferece serviços de orientação acadêmica, suporte psicológico (em casos de urgências), </w:t>
      </w:r>
      <w:r w:rsidR="3DDD3981">
        <w:rPr/>
        <w:t xml:space="preserve">espaços com </w:t>
      </w:r>
      <w:r w:rsidR="1988B484">
        <w:rPr/>
        <w:t xml:space="preserve">acessibilidade, </w:t>
      </w:r>
      <w:r w:rsidR="1988B484">
        <w:rPr/>
        <w:t>e suporte burocrático para vistos e documentação. Detalhes específicos podem ser consultados no site oficial da universidade, que pode estar disponível predominantemente em português.</w:t>
      </w:r>
    </w:p>
    <w:p w:rsidR="002F1DB1" w:rsidRDefault="00343825" w14:paraId="00000033" w14:textId="77777777"/>
    <w:p w:rsidR="002F1DB1" w:rsidP="7C3C3B7A" w:rsidRDefault="00343825" w14:paraId="00000034" w14:textId="77777777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3ysd9rneyc4" w:id="16"/>
      <w:bookmarkEnd w:id="16"/>
      <w:r w:rsidRPr="7C3C3B7A" w:rsidR="1988B484">
        <w:rPr>
          <w:b w:val="1"/>
          <w:bCs w:val="1"/>
          <w:sz w:val="34"/>
          <w:szCs w:val="34"/>
        </w:rPr>
        <w:t>I</w:t>
      </w:r>
      <w:r w:rsidRPr="7C3C3B7A" w:rsidR="1988B484">
        <w:rPr>
          <w:b w:val="1"/>
          <w:bCs w:val="1"/>
          <w:sz w:val="34"/>
          <w:szCs w:val="34"/>
        </w:rPr>
        <w:t>nternacionalização e Acolhimento na UFMT</w:t>
      </w:r>
    </w:p>
    <w:p w:rsidR="002F1DB1" w:rsidP="1851D3BC" w:rsidRDefault="00343825" w14:paraId="00000035" w14:textId="77777777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Secretaria de Relações Internacionais (SECRI):</w:t>
      </w:r>
      <w:r w:rsidR="1988B484">
        <w:rPr/>
        <w:t xml:space="preserve"> A SECRI é o setor responsável pela internacionalização da UFMT.</w:t>
      </w:r>
    </w:p>
    <w:p w:rsidR="002F1DB1" w:rsidRDefault="00343825" w14:paraId="00000036" w14:textId="77777777">
      <w:pPr>
        <w:rPr>
          <w:b w:val="1"/>
          <w:bCs w:val="1"/>
        </w:rPr>
      </w:pPr>
      <w:r w:rsidRPr="7C3C3B7A" w:rsidR="00343825">
        <w:rPr>
          <w:b w:val="1"/>
          <w:bCs w:val="1"/>
        </w:rPr>
        <w:t>○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Serviços oferecidos pela SRI:</w:t>
      </w:r>
    </w:p>
    <w:p w:rsidR="002F1DB1" w:rsidP="1851D3BC" w:rsidRDefault="00343825" w14:paraId="00000037" w14:textId="77777777">
      <w:pPr/>
      <w:r w:rsidRPr="7C3C3B7A" w:rsidR="1988B484">
        <w:rPr>
          <w:b w:val="1"/>
          <w:bCs w:val="1"/>
        </w:rPr>
        <w:t>■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 xml:space="preserve">Orientação </w:t>
      </w:r>
      <w:r w:rsidRPr="7C3C3B7A" w:rsidR="1988B484">
        <w:rPr>
          <w:b w:val="1"/>
          <w:bCs w:val="1"/>
        </w:rPr>
        <w:t>Pré</w:t>
      </w:r>
      <w:r w:rsidRPr="7C3C3B7A" w:rsidR="1988B484">
        <w:rPr>
          <w:b w:val="1"/>
          <w:bCs w:val="1"/>
        </w:rPr>
        <w:t>-chegada:</w:t>
      </w:r>
      <w:r w:rsidR="1988B484">
        <w:rPr/>
        <w:t xml:space="preserve"> A SECRI oferece serviços como orientação </w:t>
      </w:r>
      <w:r w:rsidR="1988B484">
        <w:rPr/>
        <w:t>pré</w:t>
      </w:r>
      <w:r w:rsidR="1988B484">
        <w:rPr/>
        <w:t>-chegada para auxiliar nos trâmites burocráticos.</w:t>
      </w:r>
    </w:p>
    <w:p w:rsidR="002F1DB1" w:rsidP="1851D3BC" w:rsidRDefault="00343825" w14:paraId="00000038" w14:textId="7CE1D36E">
      <w:pPr/>
      <w:r w:rsidRPr="7C3C3B7A" w:rsidR="1988B484">
        <w:rPr>
          <w:b w:val="1"/>
          <w:bCs w:val="1"/>
        </w:rPr>
        <w:t>■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Boas-Vindas e Recepção:</w:t>
      </w:r>
      <w:r w:rsidR="1988B484">
        <w:rPr/>
        <w:t xml:space="preserve"> A SRI organiza a</w:t>
      </w:r>
      <w:r w:rsidR="1988B484">
        <w:rPr/>
        <w:t xml:space="preserve"> </w:t>
      </w:r>
      <w:r w:rsidR="1988B484">
        <w:rPr/>
        <w:t>recepção para novos estudantes internacionais.</w:t>
      </w:r>
    </w:p>
    <w:p w:rsidR="002F1DB1" w:rsidP="1851D3BC" w:rsidRDefault="00343825" w14:paraId="00000039" w14:textId="77777777">
      <w:pPr/>
      <w:r w:rsidRPr="7C3C3B7A" w:rsidR="1988B484">
        <w:rPr>
          <w:b w:val="1"/>
          <w:bCs w:val="1"/>
        </w:rPr>
        <w:t>■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Suporte Contínuo:</w:t>
      </w:r>
      <w:r w:rsidR="1988B484">
        <w:rPr/>
        <w:t xml:space="preserve"> A SECRI oferece suporte contínuo durante a estadia do estudante internacional, auxiliando em questões acadêmicas e burocráticas.</w:t>
      </w:r>
    </w:p>
    <w:p w:rsidR="002F1DB1" w:rsidP="7C3C3B7A" w:rsidRDefault="00343825" w14:paraId="0000003A" w14:textId="3F0F261E">
      <w:pPr>
        <w:jc w:val="both"/>
        <w:rPr>
          <w:color w:val="1F497D"/>
          <w:highlight w:val="yellow"/>
          <w:rPrChange w:author="Brunna Sarasá Iwamura" w:date="2026-08-11T16:31:50.716Z" w:id="419286003">
            <w:rPr>
              <w:color w:val="1F487C" w:themeColor="text2" w:themeTint="FF" w:themeShade="FF"/>
            </w:rPr>
          </w:rPrChange>
        </w:rPr>
      </w:pPr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Orientação para Alojamento:</w:t>
      </w:r>
      <w:r w:rsidR="1988B484">
        <w:rPr/>
        <w:t xml:space="preserve"> </w:t>
      </w:r>
      <w:del w:author="Fabricio Paiva Mota" w:date="2026-08-01T10:27:00Z" w16du:dateUtc="2026-08-01T13:27:00Z" w:id="937275904">
        <w:r w:rsidRPr="7C3C3B7A" w:rsidDel="00343825">
          <w:rPr>
            <w:strike w:val="1"/>
          </w:rPr>
          <w:delText xml:space="preserve">A universidade auxilia os estudantes internacionais na busca por moradia, fornecendo informações sobre opções de alojamento e dicas para encontrar uma acomodação adequada. </w:delText>
        </w:r>
      </w:del>
      <w:r w:rsidRPr="7C3C3B7A" w:rsidR="1988B484">
        <w:rPr>
          <w:color w:val="1F487C"/>
        </w:rPr>
        <w:t xml:space="preserve">Além da assistência institucional prestada pela Assessoria de Mobilidade Internacional da SECRI, a UFMT conta com o </w:t>
      </w:r>
      <w:r w:rsidRPr="7C3C3B7A" w:rsidR="1988B484">
        <w:rPr>
          <w:b w:val="1"/>
          <w:bCs w:val="1"/>
          <w:color w:val="1F487C"/>
        </w:rPr>
        <w:t>TCHÊGA MÁS</w:t>
      </w:r>
      <w:r w:rsidRPr="7C3C3B7A" w:rsidR="1988B484">
        <w:rPr>
          <w:color w:val="1F487C"/>
        </w:rPr>
        <w:t>, um programa de acolhimento aos estudantes de intercâmbio. Neste projeto de extensão, os estudantes estrangeiros em mobilidade na UFMT contam com o apoio de estudantes voluntários locais (</w:t>
      </w:r>
      <w:r w:rsidRPr="7C3C3B7A" w:rsidR="1988B484">
        <w:rPr>
          <w:b w:val="1"/>
          <w:bCs w:val="1"/>
          <w:color w:val="1F487C"/>
        </w:rPr>
        <w:t>padrinhos</w:t>
      </w:r>
      <w:r w:rsidRPr="7C3C3B7A" w:rsidR="1988B484">
        <w:rPr>
          <w:color w:val="1F487C"/>
        </w:rPr>
        <w:t>) para auxiliá-los em questões cotidianas dentro e fora da universidade, tais como: traslados, ambientação, apresentação de pontos turísticos, atividades locais e busca por alojamento nas proximidades do campus.</w:t>
      </w:r>
    </w:p>
    <w:p w:rsidR="002F1DB1" w:rsidP="00283AD6" w:rsidRDefault="002F1DB1" w14:paraId="0000003B" w14:textId="77777777">
      <w:pPr>
        <w:jc w:val="both"/>
        <w:rPr>
          <w:color w:val="1F497D"/>
        </w:rPr>
      </w:pPr>
    </w:p>
    <w:p w:rsidRPr="00283AD6" w:rsidR="002F1DB1" w:rsidRDefault="00343825" w14:paraId="0000003C" w14:textId="40DB1A0E">
      <w:pPr>
        <w:rPr>
          <w:color w:val="1F497D"/>
        </w:rPr>
      </w:pPr>
      <w:r w:rsidRPr="7C3C3B7A" w:rsidR="1988B484">
        <w:rPr>
          <w:b w:val="1"/>
          <w:bCs w:val="1"/>
        </w:rPr>
        <w:t>Eventos de Integração:</w:t>
      </w:r>
      <w:r w:rsidR="1988B484">
        <w:rPr/>
        <w:t xml:space="preserve"> </w:t>
      </w:r>
      <w:r w:rsidR="1988B484">
        <w:rPr/>
        <w:t>A UFMT oferece o programa de acolhimento ao estrangeiro</w:t>
      </w:r>
      <w:r w:rsidR="1988B484">
        <w:rPr/>
        <w:t>, regulado pelo projeto de extensão “</w:t>
      </w:r>
      <w:r w:rsidR="1988B484">
        <w:rPr/>
        <w:t>Tchega</w:t>
      </w:r>
      <w:r w:rsidR="1988B484">
        <w:rPr/>
        <w:t xml:space="preserve"> Más”, no </w:t>
      </w:r>
      <w:r w:rsidR="4F7FE3A8">
        <w:rPr/>
        <w:t xml:space="preserve">qual </w:t>
      </w:r>
      <w:r w:rsidRPr="7C3C3B7A" w:rsidR="4F7FE3A8">
        <w:rPr>
          <w:color w:val="1F487C"/>
        </w:rPr>
        <w:t>os</w:t>
      </w:r>
      <w:r w:rsidRPr="7C3C3B7A" w:rsidR="1988B484">
        <w:rPr>
          <w:color w:val="1F487C"/>
        </w:rPr>
        <w:t xml:space="preserve"> estudantes estrangeiros em mobilidade na UFMT contam com o apoio de estudantes voluntários locais (</w:t>
      </w:r>
      <w:r w:rsidRPr="7C3C3B7A" w:rsidR="1988B484">
        <w:rPr>
          <w:b w:val="1"/>
          <w:bCs w:val="1"/>
          <w:color w:val="1F487C"/>
        </w:rPr>
        <w:t>padrinhos</w:t>
      </w:r>
      <w:r w:rsidRPr="7C3C3B7A" w:rsidR="1988B484">
        <w:rPr>
          <w:color w:val="1F487C"/>
        </w:rPr>
        <w:t>) para auxiliá-los em questões cotidianas dentro e fora da universidade, tais como: traslados, ambientação, apresentação de pontos turísticos, atividades locais e busca por alojamento nas proximidades do campus.</w:t>
      </w:r>
    </w:p>
    <w:p w:rsidR="002F1DB1" w:rsidRDefault="00343825" w14:paraId="0000003E" w14:textId="53EB052E">
      <w:r w:rsidR="00343825">
        <w:rPr/>
        <w:t xml:space="preserve"> </w:t>
      </w:r>
      <w:r>
        <w:rPr>
          <w:noProof/>
        </w:rPr>
      </w:r>
    </w:p>
    <w:p w:rsidR="002F1DB1" w:rsidRDefault="002F1DB1" w14:paraId="0000003F" w14:textId="77777777"/>
    <w:p w:rsidR="002F1DB1" w:rsidRDefault="00343825" w14:paraId="00000040" w14:textId="77777777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sdnbawl0joa4" w:id="20"/>
      <w:bookmarkEnd w:id="20"/>
      <w:r w:rsidRPr="7C3C3B7A" w:rsidR="00343825">
        <w:rPr>
          <w:b w:val="1"/>
          <w:bCs w:val="1"/>
          <w:sz w:val="34"/>
          <w:szCs w:val="34"/>
        </w:rPr>
        <w:t>Viver em Cuiabá</w:t>
      </w:r>
    </w:p>
    <w:p w:rsidR="002F1DB1" w:rsidP="1851D3BC" w:rsidRDefault="00343825" w14:paraId="00000041" w14:textId="77777777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Custo de Vida:</w:t>
      </w:r>
      <w:r w:rsidR="1988B484">
        <w:rPr/>
        <w:t xml:space="preserve"> </w:t>
      </w:r>
      <w:r w:rsidR="1988B484">
        <w:rPr/>
        <w:t>Cuiabá oferece um custo de vida moderado em comparação com outras capitais brasileiras, com opções acessíveis de moradia, alimentação e transporte.</w:t>
      </w:r>
    </w:p>
    <w:p w:rsidR="002F1DB1" w:rsidP="1851D3BC" w:rsidRDefault="00343825" w14:paraId="00000042" w14:textId="77777777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Cultura e Lazer:</w:t>
      </w:r>
      <w:r w:rsidR="1988B484">
        <w:rPr/>
        <w:t xml:space="preserve"> </w:t>
      </w:r>
      <w:r w:rsidR="1988B484">
        <w:rPr/>
        <w:t>A cidade possui uma rica cultura regional, com festivais, museus e uma gastronomia diversificada que reflete a culinária pantaneira e amazônica.</w:t>
      </w:r>
    </w:p>
    <w:p w:rsidR="002F1DB1" w:rsidP="1851D3BC" w:rsidRDefault="00343825" w14:paraId="00000043" w14:textId="7A32A414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Clima e Geografia:</w:t>
      </w:r>
      <w:r w:rsidR="1988B484">
        <w:rPr/>
        <w:t xml:space="preserve"> Cuiabá é conhecida por seu clima quente</w:t>
      </w:r>
      <w:r w:rsidR="2D5EE480">
        <w:rPr/>
        <w:t xml:space="preserve"> tropical</w:t>
      </w:r>
      <w:r w:rsidR="1988B484">
        <w:rPr/>
        <w:t>, com temperaturas elevadas durante a maior parte do ano, e está localizada em uma região de transição entre importantes biomas brasileiros.</w:t>
      </w:r>
    </w:p>
    <w:p w:rsidR="002F1DB1" w:rsidP="1851D3BC" w:rsidRDefault="00343825" w14:paraId="00000044" w14:textId="2E3508EA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Transporte Público:</w:t>
      </w:r>
      <w:r w:rsidR="1988B484">
        <w:rPr/>
        <w:t xml:space="preserve"> A cidade conta com um sistema de transporte público que atende as principais regiões</w:t>
      </w:r>
      <w:r w:rsidR="2D5EE480">
        <w:rPr/>
        <w:t xml:space="preserve">. O transporte público para </w:t>
      </w:r>
      <w:r w:rsidR="1988B484">
        <w:rPr/>
        <w:t xml:space="preserve">o deslocamento dos estudantes </w:t>
      </w:r>
      <w:r w:rsidR="2D5EE480">
        <w:rPr/>
        <w:t>à</w:t>
      </w:r>
      <w:r w:rsidR="1988B484">
        <w:rPr/>
        <w:t xml:space="preserve"> universidade</w:t>
      </w:r>
      <w:r w:rsidR="2D5EE480">
        <w:rPr/>
        <w:t xml:space="preserve"> é gratuito</w:t>
      </w:r>
      <w:r w:rsidR="1988B484">
        <w:rPr/>
        <w:t>.</w:t>
      </w:r>
    </w:p>
    <w:p w:rsidR="002F1DB1" w:rsidRDefault="00343825" w14:paraId="00000045" w14:textId="43A3BEEA"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Saúde e Segurança:</w:t>
      </w:r>
      <w:r w:rsidR="1988B484">
        <w:rPr/>
        <w:t xml:space="preserve"> </w:t>
      </w:r>
      <w:r w:rsidR="1988B484">
        <w:rPr/>
        <w:t xml:space="preserve">Cuiabá possui uma rede de saúde pública e privada, além de serviços de segurança </w:t>
      </w:r>
      <w:r w:rsidR="1988B484">
        <w:rPr/>
        <w:t xml:space="preserve">que procuram atender bem </w:t>
      </w:r>
      <w:r w:rsidR="1988B484">
        <w:rPr/>
        <w:t>os moradores.</w:t>
      </w:r>
    </w:p>
    <w:p w:rsidR="002F1DB1" w:rsidRDefault="00343825" w14:paraId="00000046" w14:textId="5BDC4756">
      <w:r w:rsidR="1988B484">
        <w:rPr/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="1988B484">
        <w:rPr/>
        <w:t>A UFMT está presente também nas cidades de Sinop, Pontal do Araguaia, Barra do Garças</w:t>
      </w:r>
      <w:r w:rsidR="1988B484">
        <w:rPr/>
        <w:t xml:space="preserve">, e nos campi em </w:t>
      </w:r>
      <w:r w:rsidR="2D5EE480">
        <w:rPr/>
        <w:t>implementação</w:t>
      </w:r>
      <w:r w:rsidR="1988B484">
        <w:rPr/>
        <w:t xml:space="preserve"> nas cidades de </w:t>
      </w:r>
      <w:r w:rsidR="1988B484">
        <w:rPr/>
        <w:t>Várzea Grande</w:t>
      </w:r>
      <w:r w:rsidR="1988B484">
        <w:rPr/>
        <w:t xml:space="preserve"> e Lucas do Rio Verde</w:t>
      </w:r>
      <w:r w:rsidR="1988B484">
        <w:rPr/>
        <w:t>. Para saber mais sobre a vida nestas outras cidades, basta contatar o time de Relações Internacionais da UFMT.</w:t>
      </w:r>
    </w:p>
    <w:p w:rsidR="002F1DB1" w:rsidRDefault="00343825" w14:paraId="00000047" w14:textId="77777777"/>
    <w:p w:rsidR="002F1DB1" w:rsidRDefault="00343825" w14:paraId="00000048" w14:textId="77777777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l331hsoxtwep" w:id="21"/>
      <w:bookmarkEnd w:id="21"/>
      <w:r w:rsidRPr="7C3C3B7A" w:rsidR="00343825">
        <w:rPr>
          <w:b w:val="1"/>
          <w:bCs w:val="1"/>
          <w:sz w:val="34"/>
          <w:szCs w:val="34"/>
        </w:rPr>
        <w:t xml:space="preserve">Perguntas Frequentes (FAQ) </w:t>
      </w:r>
      <w:r w:rsidRPr="7C3C3B7A" w:rsidR="00343825">
        <w:rPr>
          <w:b w:val="1"/>
          <w:bCs w:val="1"/>
          <w:sz w:val="34"/>
          <w:szCs w:val="34"/>
        </w:rPr>
        <w:t>sobre Estudar</w:t>
      </w:r>
      <w:r w:rsidRPr="7C3C3B7A" w:rsidR="00343825">
        <w:rPr>
          <w:b w:val="1"/>
          <w:bCs w:val="1"/>
          <w:sz w:val="34"/>
          <w:szCs w:val="34"/>
        </w:rPr>
        <w:t xml:space="preserve"> na UFMT</w:t>
      </w:r>
    </w:p>
    <w:p w:rsidR="002F1DB1" w:rsidP="1851D3BC" w:rsidRDefault="00343825" w14:paraId="00000049" w14:textId="77777777">
      <w:pPr/>
      <w:r w:rsidR="1988B484">
        <w:rPr/>
        <w:t>Aqui, você encontrará respostas para algumas das perguntas mais comuns de estudantes internacionais. Para informações detalhadas e atualizadas, consulte sempre o site oficial da UFMT ou entre em contato com a Secretaria de Relações Internacionais (SECRI). Note que algumas informações no site podem estar disponíveis apenas em português.</w:t>
      </w:r>
    </w:p>
    <w:p w:rsidR="002F1DB1" w:rsidP="7C3C3B7A" w:rsidRDefault="00343825" w14:paraId="0000004A" w14:textId="77777777">
      <w:pPr>
        <w:rPr>
          <w:b w:val="1"/>
          <w:bCs w:val="1"/>
        </w:rPr>
      </w:pPr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Cursos e Programas Acadêmicos</w:t>
      </w:r>
    </w:p>
    <w:p w:rsidR="002F1DB1" w:rsidP="1851D3BC" w:rsidRDefault="00343825" w14:paraId="0000004B" w14:textId="77777777">
      <w:pPr/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Quais cursos de graduação e pós-graduação a UFMT oferece?</w:t>
      </w:r>
      <w:r w:rsidR="1988B484">
        <w:rPr/>
        <w:t xml:space="preserve"> A UFMT oferece uma ampla variedade de cursos de graduação e pós-graduação em diversas áreas do conhecimento. Para obter a lista completa e atualizada, visite o site oficial da universidade.</w:t>
      </w:r>
    </w:p>
    <w:p w:rsidR="002F1DB1" w:rsidP="1851D3BC" w:rsidRDefault="00343825" w14:paraId="0000004C" w14:textId="77777777">
      <w:pPr/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A UFMT oferece programas ministrados em outros idiomas além do português?</w:t>
      </w:r>
      <w:r w:rsidR="1988B484">
        <w:rPr/>
        <w:t xml:space="preserve"> Atualmente, os cursos da UFMT são ministrados em português. É recomendado que os estudantes internacionais tenham proficiência na língua portuguesa.</w:t>
      </w:r>
    </w:p>
    <w:p w:rsidR="002F1DB1" w:rsidRDefault="00343825" w14:paraId="0000004D" w14:textId="77777777">
      <w:pPr>
        <w:rPr>
          <w:b w:val="1"/>
          <w:bCs w:val="1"/>
        </w:rPr>
      </w:pPr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Processo Seletivo e Admissão</w:t>
      </w:r>
    </w:p>
    <w:p w:rsidR="002F1DB1" w:rsidP="1851D3BC" w:rsidRDefault="00343825" w14:paraId="0000004E" w14:textId="107C7F5B">
      <w:pPr/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Como posso me candidatar como estudante internacional?</w:t>
      </w:r>
      <w:r w:rsidR="1988B484">
        <w:rPr/>
        <w:t xml:space="preserve"> </w:t>
      </w:r>
      <w:r w:rsidR="2D5EE480">
        <w:rPr/>
        <w:t>A UFMT não possui processo seletivo específico para estudantes internacionais. O ingresso ocorre pelo processo regular, aberto a todos os candidatos, independentemente da nacionalidade, por meio do Exame Nacional do Ensino Médio (ENEM) e do Sistema de Seleção Unificada (SISU), para aqueles que desejam cursar a graduação completa na instituição. Alternativamente, estudantes estrangeiros podem ingressar por meio de acordos de cooperação com universidades parceiras, realizando mobilidade acadêmica por períodos de um a quatro semestres.</w:t>
      </w:r>
      <w:ins w:author="Fabricio Paiva Mota" w:date="2026-08-01T10:27:00Z" w16du:dateUtc="2026-08-01T13:27:00Z" w:id="1612250320">
        <w:r w:rsidR="00A55C3B">
          <w:t xml:space="preserve"> </w:t>
        </w:r>
      </w:ins>
      <w:r w:rsidR="1988B484">
        <w:rPr/>
        <w:t>O processo para a pós-graduação, pode envolver exames e envio de documentação a depender do programa desejado. Recomenda-se entrar em contato com a Secretaria de Relações Internacionais (SECRI) para obter informações atualizadas sobre os procedimentos.</w:t>
      </w:r>
    </w:p>
    <w:p w:rsidR="002F1DB1" w:rsidP="7C3C3B7A" w:rsidRDefault="00343825" w14:paraId="0000004F" w14:textId="01994EC8">
      <w:pPr>
        <w:rPr>
          <w:color w:val="1F487C"/>
        </w:rPr>
      </w:pPr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Quais são os requisitos de proficiência em português?</w:t>
      </w:r>
      <w:r w:rsidR="1988B484">
        <w:rPr/>
        <w:t xml:space="preserve"> </w:t>
      </w:r>
      <w:del w:author="Fabricio Paiva Mota" w:date="2026-08-01T10:27:00Z" w16du:dateUtc="2026-08-01T13:27:00Z" w:id="1080596385">
        <w:r w:rsidRPr="7C3C3B7A" w:rsidDel="00343825">
          <w:rPr>
            <w:strike w:val="1"/>
          </w:rPr>
          <w:delText xml:space="preserve">A UFMT exige comprovação de proficiência em português para estudantes internacionais por meio de exames. Detalhes específicos devem ser verificados junto à universidade. </w:delText>
        </w:r>
      </w:del>
      <w:r w:rsidRPr="7C3C3B7A" w:rsidR="1988B484">
        <w:rPr>
          <w:color w:val="1F487C"/>
        </w:rPr>
        <w:t>Todos os cursos e aulas são ministrados em português brasileiro. Não se exige comprovação de proficiência por parte do candidato; entretanto, recomenda-se o conhecimento do idioma para o acompanhamento das atividades acadêmicas.</w:t>
      </w:r>
    </w:p>
    <w:p w:rsidR="002F1DB1" w:rsidRDefault="00343825" w14:paraId="00000050" w14:textId="77777777">
      <w:pPr>
        <w:rPr>
          <w:b w:val="1"/>
          <w:bCs w:val="1"/>
        </w:rPr>
      </w:pPr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Vida no Campus e Suporte ao Estudante</w:t>
      </w:r>
    </w:p>
    <w:p w:rsidR="002F1DB1" w:rsidP="1851D3BC" w:rsidRDefault="00343825" w14:paraId="00000051" w14:textId="2B4DE2B2">
      <w:pPr/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Quais serviços de suporte estão disponíveis para estudantes internacionais?</w:t>
      </w:r>
      <w:r w:rsidR="1988B484">
        <w:rPr/>
        <w:t xml:space="preserve"> </w:t>
      </w:r>
      <w:r w:rsidR="1988B484">
        <w:rPr/>
        <w:t xml:space="preserve">A UFMT oferece serviços de orientação acadêmica, suporte psicológico, </w:t>
      </w:r>
      <w:r w:rsidR="2D5EE480">
        <w:rPr/>
        <w:t xml:space="preserve">espaços com </w:t>
      </w:r>
      <w:r w:rsidR="1988B484">
        <w:rPr/>
        <w:t xml:space="preserve">acessibilidade, </w:t>
      </w:r>
      <w:r w:rsidR="1988B484">
        <w:rPr/>
        <w:t>e suporte burocrático. Mais informações podem ser encontradas no site oficial.</w:t>
      </w:r>
    </w:p>
    <w:p w:rsidR="002F1DB1" w:rsidP="7C3C3B7A" w:rsidRDefault="00343825" w14:paraId="00000052" w14:textId="4CF5A2E6">
      <w:pPr>
        <w:rPr>
          <w:color w:val="1F487C"/>
        </w:rPr>
      </w:pPr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A UFMT oferece alojamento para estudantes internacionais?</w:t>
      </w:r>
      <w:r w:rsidR="1988B484">
        <w:rPr/>
        <w:t xml:space="preserve"> </w:t>
      </w:r>
      <w:del w:author="Fabricio Paiva Mota" w:date="2026-08-01T10:27:00Z" w16du:dateUtc="2026-08-01T13:27:00Z" w:id="156915810">
        <w:r w:rsidRPr="7C3C3B7A" w:rsidDel="00343825">
          <w:rPr>
            <w:strike w:val="1"/>
          </w:rPr>
          <w:delText xml:space="preserve">A universidade fornece orientações para estudantes internacionais na busca por moradia, mas não dispõe de residências universitárias específicas para estudantes internacionais. Orientações sobre opções de alojamento podem ser obtidas junto à SECRI. </w:delText>
        </w:r>
      </w:del>
      <w:r w:rsidRPr="7C3C3B7A" w:rsidR="1988B484">
        <w:rPr>
          <w:color w:val="1F487C"/>
        </w:rPr>
        <w:t xml:space="preserve">Além da assistência institucional prestada pela Assessoria de Mobilidade Internacional da SECRI, a UFMT conta com o </w:t>
      </w:r>
      <w:r w:rsidRPr="7C3C3B7A" w:rsidR="1988B484">
        <w:rPr>
          <w:b w:val="1"/>
          <w:bCs w:val="1"/>
          <w:color w:val="1F487C"/>
        </w:rPr>
        <w:t>TCHÊGA MÁS</w:t>
      </w:r>
      <w:r w:rsidRPr="7C3C3B7A" w:rsidR="1988B484">
        <w:rPr>
          <w:color w:val="1F487C"/>
        </w:rPr>
        <w:t>, um programa de acolhimento aos estudantes de intercâmbio. Neste projeto, os estudantes estrangeiros em mobilidade na UFMT contam com o apoio de estudantes voluntários locais (</w:t>
      </w:r>
      <w:r w:rsidRPr="7C3C3B7A" w:rsidR="1988B484">
        <w:rPr>
          <w:b w:val="1"/>
          <w:bCs w:val="1"/>
          <w:color w:val="1F487C"/>
        </w:rPr>
        <w:t>padrinhos</w:t>
      </w:r>
      <w:r w:rsidRPr="7C3C3B7A" w:rsidR="1988B484">
        <w:rPr>
          <w:color w:val="1F487C"/>
        </w:rPr>
        <w:t>) para auxiliá-los em questões cotidianas dentro e fora da universidade, tais como: traslados, ambientação, apresentação de pontos turísticos, atividades locais e busca por alojamento nas proximidades do campus.</w:t>
      </w:r>
    </w:p>
    <w:p w:rsidR="002F1DB1" w:rsidP="7C3C3B7A" w:rsidRDefault="00343825" w14:paraId="00000053" w14:textId="77777777">
      <w:pPr>
        <w:rPr>
          <w:b w:val="1"/>
          <w:bCs w:val="1"/>
        </w:rPr>
      </w:pPr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Viver em Cuiabá</w:t>
      </w:r>
    </w:p>
    <w:p w:rsidR="002F1DB1" w:rsidP="1851D3BC" w:rsidRDefault="00343825" w14:paraId="00000054" w14:textId="77777777">
      <w:pPr/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Como é o custo de vida em Cuiabá?</w:t>
      </w:r>
      <w:r w:rsidR="1988B484">
        <w:rPr/>
        <w:t xml:space="preserve"> Cuiabá oferece um custo de vida moderado, com opções de moradia, alimentação e transporte acessíveis.</w:t>
      </w:r>
    </w:p>
    <w:p w:rsidR="002F1DB1" w:rsidP="1851D3BC" w:rsidRDefault="00343825" w14:paraId="00000055" w14:textId="77777777">
      <w:pPr/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Quais atividades culturais e de lazer estão disponíveis na cidade?</w:t>
      </w:r>
      <w:r w:rsidR="1988B484">
        <w:rPr/>
        <w:t xml:space="preserve"> </w:t>
      </w:r>
      <w:r w:rsidR="1988B484">
        <w:rPr/>
        <w:t>A cidade possui uma rica cultura regional, com festivais, museus e uma gastronomia diversificada.</w:t>
      </w:r>
    </w:p>
    <w:p w:rsidR="007D5634" w:rsidP="7C3C3B7A" w:rsidRDefault="00343825" w14:paraId="79134EBC" w14:textId="77777777">
      <w:pPr>
        <w:rPr>
          <w:ins w:author="Fabricio Paiva Mota" w:date="2026-08-01T10:27:00Z" w16du:dateUtc="2026-08-01T13:27:00Z" w:id="1268023522"/>
          <w:color w:val="1F487C"/>
        </w:rPr>
      </w:pPr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Como funciona o transporte público em Cuiabá?</w:t>
      </w:r>
      <w:r w:rsidR="1988B484">
        <w:rPr/>
        <w:t xml:space="preserve"> </w:t>
      </w:r>
      <w:r w:rsidR="1988B484">
        <w:rPr/>
        <w:t>A cidade conta com um sistema de transporte público que atende as principais regiões, facilitando o deslocamento dos estudantes.</w:t>
      </w:r>
      <w:r w:rsidRPr="7C3C3B7A" w:rsidR="1988B484">
        <w:rPr>
          <w:color w:val="1F487C"/>
        </w:rPr>
        <w:t xml:space="preserve"> Em Cuiabá, o transporte público é gratuito para os estudantes da UFMT</w:t>
      </w:r>
      <w:r w:rsidRPr="7C3C3B7A" w:rsidR="1988B484">
        <w:rPr>
          <w:color w:val="1F487C"/>
        </w:rPr>
        <w:t>, durante o período das aulas.</w:t>
      </w:r>
    </w:p>
    <w:p w:rsidR="002F1DB1" w:rsidP="1851D3BC" w:rsidRDefault="00343825" w14:paraId="00000057" w14:textId="70E0AC0B">
      <w:pPr/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Como é a segurança na cidade?</w:t>
      </w:r>
      <w:r w:rsidR="1988B484">
        <w:rPr/>
        <w:t xml:space="preserve"> Cuiabá possui uma rede de saúde pública e privada, além de serviços de segurança que </w:t>
      </w:r>
      <w:r w:rsidR="1988B484">
        <w:rPr/>
        <w:t xml:space="preserve">procuram </w:t>
      </w:r>
      <w:r w:rsidR="27F9E1BD">
        <w:rPr/>
        <w:t>oferecer bem</w:t>
      </w:r>
      <w:r w:rsidR="1988B484">
        <w:rPr/>
        <w:t xml:space="preserve">-estar </w:t>
      </w:r>
      <w:r w:rsidR="1988B484">
        <w:rPr/>
        <w:t>aos</w:t>
      </w:r>
      <w:r w:rsidR="1988B484">
        <w:rPr/>
        <w:t xml:space="preserve"> moradores.</w:t>
      </w:r>
    </w:p>
    <w:p w:rsidR="002F1DB1" w:rsidP="1851D3BC" w:rsidRDefault="00343825" w14:paraId="00000058" w14:textId="1474E4DD">
      <w:pPr/>
      <w:r w:rsidR="1988B484">
        <w:rPr/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="1988B484">
        <w:rPr/>
        <w:t>A UFMT está presente também nas cidades de Sinop, Pontal do Araguaia, Barra do Garças</w:t>
      </w:r>
      <w:r w:rsidR="1988B484">
        <w:rPr/>
        <w:t xml:space="preserve">, e nos campi de </w:t>
      </w:r>
      <w:r w:rsidR="1988B484">
        <w:rPr/>
        <w:t>Várzea Grande</w:t>
      </w:r>
      <w:r w:rsidR="1988B484">
        <w:rPr/>
        <w:t xml:space="preserve"> e </w:t>
      </w:r>
      <w:r w:rsidR="27F9E1BD">
        <w:rPr/>
        <w:t>Lucas do</w:t>
      </w:r>
      <w:r w:rsidR="1988B484">
        <w:rPr/>
        <w:t xml:space="preserve"> Rio Verde, em </w:t>
      </w:r>
      <w:r w:rsidR="2D5EE480">
        <w:rPr/>
        <w:t>implementação</w:t>
      </w:r>
      <w:r w:rsidR="1988B484">
        <w:rPr/>
        <w:t xml:space="preserve">. Para saber mais sobre a vida nestas outras cidades, basta contatar o time de Relações Internacionais da </w:t>
      </w:r>
      <w:r w:rsidR="1988B484">
        <w:rPr/>
        <w:t>UFMT.</w:t>
      </w:r>
      <w:ins w:author="Brunna Sarasá Iwamura" w:date="2026-08-11T16:44:52.833Z" w16du:dateUtc="2026-08-11T16:44:52.833Z" w:id="1798343017">
        <w:r w:rsidRPr="7C3C3B7A" w:rsidR="7DADBAF8">
          <w:rPr>
            <w:highlight w:val="red"/>
          </w:rPr>
          <w:t>,,,j,,j</w:t>
        </w:r>
      </w:ins>
    </w:p>
    <w:p w:rsidR="002F1DB1" w:rsidRDefault="00343825" w14:paraId="00000059" w14:textId="77777777"/>
    <w:p w:rsidR="002F1DB1" w:rsidRDefault="00343825" w14:paraId="0000005A" w14:textId="77777777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knmw6zrbujb3" w:id="30"/>
      <w:bookmarkEnd w:id="30"/>
      <w:r w:rsidRPr="7C3C3B7A" w:rsidR="00343825">
        <w:rPr>
          <w:b w:val="1"/>
          <w:bCs w:val="1"/>
          <w:sz w:val="34"/>
          <w:szCs w:val="34"/>
        </w:rPr>
        <w:t>Contato: Relações Internacionais</w:t>
      </w:r>
    </w:p>
    <w:p w:rsidR="002F1DB1" w:rsidRDefault="00343825" w14:paraId="0000005B" w14:textId="77777777">
      <w:pPr>
        <w:rPr>
          <w:b w:val="1"/>
          <w:bCs w:val="1"/>
        </w:rPr>
      </w:pPr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Secretaria de Relações Internacionais (SECRI)</w:t>
      </w:r>
    </w:p>
    <w:p w:rsidR="002F1DB1" w:rsidRDefault="00343825" w14:paraId="0000005C" w14:textId="77777777">
      <w:pPr>
        <w:rPr>
          <w:b w:val="1"/>
          <w:bCs w:val="1"/>
        </w:rPr>
      </w:pPr>
      <w:r w:rsidRPr="7C3C3B7A" w:rsidR="00343825">
        <w:rPr>
          <w:b w:val="1"/>
          <w:bCs w:val="1"/>
        </w:rPr>
        <w:t>●</w:t>
      </w:r>
      <w:r w:rsidRPr="7C3C3B7A" w:rsidR="00343825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00343825">
        <w:rPr>
          <w:b w:val="1"/>
          <w:bCs w:val="1"/>
        </w:rPr>
        <w:t>Canais de Atendimento:</w:t>
      </w:r>
    </w:p>
    <w:p w:rsidR="002F1DB1" w:rsidRDefault="00343825" w14:paraId="0000005D" w14:textId="77777777"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E-mail:</w:t>
      </w:r>
      <w:r w:rsidR="1988B484">
        <w:rPr/>
        <w:t xml:space="preserve"> </w:t>
      </w:r>
      <w:r w:rsidR="1988B484">
        <w:rPr/>
        <w:t>secri@ufmt.br</w:t>
      </w:r>
    </w:p>
    <w:p w:rsidR="002F1DB1" w:rsidRDefault="00343825" w14:paraId="0000005E" w14:textId="77777777"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Telefone:</w:t>
      </w:r>
      <w:r w:rsidR="1988B484">
        <w:rPr/>
        <w:t xml:space="preserve"> </w:t>
      </w:r>
      <w:r w:rsidR="1988B484">
        <w:rPr/>
        <w:t>+55 (65) 3313-7294</w:t>
      </w:r>
      <w:r w:rsidR="1988B484">
        <w:rPr/>
        <w:t xml:space="preserve"> (telefone geral da </w:t>
      </w:r>
      <w:r w:rsidRPr="7C3C3B7A" w:rsidR="1988B484">
        <w:rPr>
          <w:strike w:val="1"/>
        </w:rPr>
        <w:t>universidade</w:t>
      </w:r>
      <w:r w:rsidR="1988B484">
        <w:rPr/>
        <w:t xml:space="preserve"> </w:t>
      </w:r>
      <w:r w:rsidRPr="7C3C3B7A" w:rsidR="1988B484">
        <w:rPr>
          <w:color w:val="1F487C"/>
        </w:rPr>
        <w:t>SECRI</w:t>
      </w:r>
      <w:r w:rsidR="1988B484">
        <w:rPr/>
        <w:t>)</w:t>
      </w:r>
    </w:p>
    <w:p w:rsidR="002F1DB1" w:rsidRDefault="00343825" w14:paraId="0000005F" w14:textId="77777777">
      <w:r w:rsidRPr="7C3C3B7A" w:rsidR="1988B484">
        <w:rPr>
          <w:b w:val="1"/>
          <w:bCs w:val="1"/>
        </w:rPr>
        <w:t>○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Endereço:</w:t>
      </w:r>
      <w:r w:rsidR="1988B484">
        <w:rPr/>
        <w:t xml:space="preserve"> </w:t>
      </w:r>
      <w:del w:author="Fabricio Paiva Mota" w:date="2026-08-01T10:28:00Z" w16du:dateUtc="2026-08-01T13:28:00Z" w:id="1409109082">
        <w:r w:rsidRPr="7C3C3B7A" w:rsidDel="00343825">
          <w:rPr>
            <w:strike w:val="1"/>
          </w:rPr>
          <w:delText>R. Quarenta e Nove</w:delText>
        </w:r>
        <w:r w:rsidDel="00343825">
          <w:delText xml:space="preserve"> </w:delText>
        </w:r>
      </w:del>
      <w:r w:rsidRPr="7C3C3B7A" w:rsidR="1988B484">
        <w:rPr>
          <w:color w:val="1F487C"/>
        </w:rPr>
        <w:t>Avenida Fernando Corrêa da Costa</w:t>
      </w:r>
      <w:r w:rsidR="1988B484">
        <w:rPr/>
        <w:t>, 2367 - Boa Esperança, Cuiabá - MT, 78060-900</w:t>
      </w:r>
    </w:p>
    <w:p w:rsidR="002F1DB1" w:rsidP="1851D3BC" w:rsidRDefault="00343825" w14:paraId="00000060" w14:textId="77777777">
      <w:pPr/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Horário de Atendimento:</w:t>
      </w:r>
      <w:r w:rsidR="1988B484">
        <w:rPr/>
        <w:t xml:space="preserve"> </w:t>
      </w:r>
      <w:r w:rsidR="1988B484">
        <w:rPr/>
        <w:t>Segunda a sexta-feira, das 7h30 às 11h30 e das 13h30 às 17h30 (horário local).</w:t>
      </w:r>
    </w:p>
    <w:p w:rsidR="002F1DB1" w:rsidRDefault="00343825" w14:paraId="00000061" w14:textId="77777777">
      <w:r w:rsidRPr="7C3C3B7A" w:rsidR="1988B484">
        <w:rPr>
          <w:b w:val="1"/>
          <w:bCs w:val="1"/>
        </w:rPr>
        <w:t>●</w:t>
      </w:r>
      <w:r w:rsidRPr="7C3C3B7A" w:rsidR="1988B484"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 w:rsidRPr="7C3C3B7A" w:rsidR="1988B484">
        <w:rPr>
          <w:b w:val="1"/>
          <w:bCs w:val="1"/>
        </w:rPr>
        <w:t>Como podemos ajudar?</w:t>
      </w:r>
      <w:r w:rsidR="1988B484">
        <w:rPr/>
        <w:t xml:space="preserve"> </w:t>
      </w:r>
      <w:r w:rsidR="1988B484">
        <w:rPr/>
        <w:t>A SECRI oferece suporte em processos de visto, informações sobre bolsas de estudo, dicas de alojamento, parcerias internacionais e outras questões relacionadas à mobilidade acadêmica.</w:t>
      </w:r>
    </w:p>
    <w:p w:rsidR="002F1DB1" w:rsidRDefault="00343825" w14:paraId="00000062" w14:textId="77777777"/>
    <w:p w:rsidR="002F1DB1" w:rsidRDefault="00343825" w14:paraId="00000063" w14:textId="77777777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7i5dl886crt2" w:id="32"/>
      <w:bookmarkEnd w:id="32"/>
      <w:r w:rsidRPr="7C3C3B7A" w:rsidR="00343825">
        <w:rPr>
          <w:b w:val="1"/>
          <w:bCs w:val="1"/>
          <w:sz w:val="34"/>
          <w:szCs w:val="34"/>
        </w:rPr>
        <w:t>Homepage</w:t>
      </w:r>
    </w:p>
    <w:p w:rsidR="002F1DB1" w:rsidP="1851D3BC" w:rsidRDefault="00343825" w14:paraId="00000064" w14:textId="77777777">
      <w:pPr>
        <w:jc w:val="both"/>
      </w:pPr>
      <w:r w:rsidR="1988B484">
        <w:rPr/>
        <w:t xml:space="preserve">Bem-vindo(a) à Universidade Federal de Mato Grosso (UFMT)! Somos uma instituição comprometida com a excelência acadêmica, a pesquisa inovadora e o impacto social. Explore nossas páginas para conhecer mais sobre nossos cursos, a vida universitária em Cuiabá, as oportunidades de internacionalização e tudo o que </w:t>
      </w:r>
      <w:r w:rsidR="1988B484">
        <w:rPr/>
        <w:t>esta</w:t>
      </w:r>
      <w:r w:rsidR="1988B484">
        <w:rPr/>
        <w:t xml:space="preserve"> vibrante região tem a oferecer. Nossa equipe está pronta para recebê-lo(a) e apoiá-lo(a) em sua jornada acadêmica e cultural. </w:t>
      </w:r>
      <w:r w:rsidR="1988B484">
        <w:rPr/>
        <w:t>Junte-se a nós e faça parte de uma comunidade universitária que gera conhecimento e transforma vidas!</w:t>
      </w:r>
    </w:p>
    <w:p w:rsidR="002F1DB1" w:rsidP="7C3C3B7A" w:rsidRDefault="00343825" w14:paraId="00000065" w14:textId="77777777">
      <w:pPr>
        <w:rPr>
          <w:highlight w:val="yellow"/>
          <w:rPrChange w:author="Brunna Sarasá Iwamura" w:date="2026-08-16T15:10:26.971Z" w:id="1793394510"/>
        </w:rPr>
      </w:pPr>
      <w:r w:rsidRPr="7C3C3B7A" w:rsidR="00343825">
        <w:rPr>
          <w:highlight w:val="yellow"/>
          <w:rPrChange w:author="Brunna Sarasá Iwamura" w:date="2026-08-16T15:10:40.604Z" w16du:dateUtc="2026-08-16T15:10:40.604Z" w:id="160908553"/>
        </w:rPr>
        <w:t xml:space="preserve"> </w:t>
      </w:r>
    </w:p>
    <w:p w:rsidR="002F1DB1" w:rsidRDefault="002F1DB1" w14:paraId="00000066" w14:textId="77777777"/>
    <w:sectPr w:rsidR="002F1DB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C9AF68FD-9A84-B84F-AA12-021F7A159F89}" r:id="rId1"/>
    <w:embedBold w:fontKey="{BB6BEB8D-A917-1D4A-9BF3-10D7CEAFF8CB}" r:id="rId2"/>
    <w:embedItalic w:fontKey="{DC9C4559-3BE0-9C43-9F50-285DB4C927C9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F632F2BE-6487-7C41-9081-467787BC9DB2}" r:id="rId4"/>
    <w:embedBold w:fontKey="{D6907EAB-E6F7-204E-8EE2-0B51325BA08B}" r:id="rId5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AF7AE88F-973A-2A4E-9CFE-5B4B7277A2B7}" r:id="rId6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589BB5AF-D3FF-CF4B-ABDF-D1194CE38210}" r:id="rId7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bricio Paiva Mota">
    <w15:presenceInfo w15:providerId="Windows Live" w15:userId="a1a4938177050081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TrueTypeFonts/>
  <w:proofState w:spelling="clean" w:grammar="dirty"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DB1"/>
    <w:rsid w:val="000B77AC"/>
    <w:rsid w:val="00283AD6"/>
    <w:rsid w:val="002F1DB1"/>
    <w:rsid w:val="00343825"/>
    <w:rsid w:val="0064294B"/>
    <w:rsid w:val="006814E0"/>
    <w:rsid w:val="007D42B9"/>
    <w:rsid w:val="007D5634"/>
    <w:rsid w:val="00865347"/>
    <w:rsid w:val="00A55C3B"/>
    <w:rsid w:val="00AE7C35"/>
    <w:rsid w:val="00C7620A"/>
    <w:rsid w:val="00D976E3"/>
    <w:rsid w:val="00FB6093"/>
    <w:rsid w:val="00FC6E37"/>
    <w:rsid w:val="0671B210"/>
    <w:rsid w:val="071C4D52"/>
    <w:rsid w:val="112FEE22"/>
    <w:rsid w:val="11EBDCB6"/>
    <w:rsid w:val="12F98BEF"/>
    <w:rsid w:val="1851D3BC"/>
    <w:rsid w:val="188FB3E2"/>
    <w:rsid w:val="18A2E133"/>
    <w:rsid w:val="1988B484"/>
    <w:rsid w:val="1C7AEAA7"/>
    <w:rsid w:val="1D5F6FA7"/>
    <w:rsid w:val="27F9E1BD"/>
    <w:rsid w:val="2A95A0A9"/>
    <w:rsid w:val="2D5EE480"/>
    <w:rsid w:val="30333DF0"/>
    <w:rsid w:val="3DDD3981"/>
    <w:rsid w:val="3FDAB025"/>
    <w:rsid w:val="47F2C286"/>
    <w:rsid w:val="4858B90D"/>
    <w:rsid w:val="48D3CF96"/>
    <w:rsid w:val="4930148B"/>
    <w:rsid w:val="4EA1B550"/>
    <w:rsid w:val="4EACC7DF"/>
    <w:rsid w:val="4F7FE3A8"/>
    <w:rsid w:val="57EBE5A6"/>
    <w:rsid w:val="581DF21B"/>
    <w:rsid w:val="65D0D576"/>
    <w:rsid w:val="67269302"/>
    <w:rsid w:val="6B345B36"/>
    <w:rsid w:val="6E49554D"/>
    <w:rsid w:val="7196785D"/>
    <w:rsid w:val="71D60715"/>
    <w:rsid w:val="73F582AD"/>
    <w:rsid w:val="7A6D4A53"/>
    <w:rsid w:val="7C3C3B7A"/>
    <w:rsid w:val="7DADB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78E2AEC"/>
  <w15:docId w15:val="{D9262659-E01C-4CF8-936A-465962A1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Reviso">
    <w:name w:val="Revision"/>
    <w:hidden/>
    <w:uiPriority w:val="99"/>
    <w:semiHidden/>
    <w:rsid w:val="00865347"/>
    <w:pPr>
      <w:spacing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7C35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AE7C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microsoft.com/office/2011/relationships/people" Target="people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yperlink" Target="http://www.ufmt.br/" TargetMode="External" Id="Re3bd856403eb44ab" /><Relationship Type="http://schemas.openxmlformats.org/officeDocument/2006/relationships/hyperlink" Target="http://www.ufmt.br/" TargetMode="External" Id="Rf742ee04aa1b412b" /><Relationship Type="http://schemas.openxmlformats.org/officeDocument/2006/relationships/hyperlink" Target="http://www.facebook.com/UFMToficial" TargetMode="External" Id="R34b9352295774cdf" /><Relationship Type="http://schemas.openxmlformats.org/officeDocument/2006/relationships/hyperlink" Target="https://www.facebook.com/tvu.ufmt" TargetMode="External" Id="Rc830f1863bd34cf8" /><Relationship Type="http://schemas.openxmlformats.org/officeDocument/2006/relationships/hyperlink" Target="http://www.youtube.com/user/ufmtmt" TargetMode="External" Id="R258fd6f1a80049fb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30CACAEE-F1AC-4D86-9234-E30154173D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3F5A84-B00A-464B-BFA1-C3D390049408}"/>
</file>

<file path=customXml/itemProps3.xml><?xml version="1.0" encoding="utf-8"?>
<ds:datastoreItem xmlns:ds="http://schemas.openxmlformats.org/officeDocument/2006/customXml" ds:itemID="{07A127C2-B33A-45E4-9856-846CE8DD3ED4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Brunna Sarasá Iwamura</lastModifiedBy>
  <revision>14</revision>
  <dcterms:created xsi:type="dcterms:W3CDTF">2026-05-06T20:50:00.0000000Z</dcterms:created>
  <dcterms:modified xsi:type="dcterms:W3CDTF">2026-08-16T15:11:13.6125727Z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