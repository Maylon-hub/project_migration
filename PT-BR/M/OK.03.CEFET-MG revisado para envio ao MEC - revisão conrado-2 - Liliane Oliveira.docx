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C52E7" w:rsidRDefault="00A47A25" w14:paraId="669E2D14" w14:textId="77777777">
      <w:pPr>
        <w:spacing w:before="240" w:after="240"/>
        <w:rPr>
          <w:b w:val="1"/>
          <w:bCs w:val="1"/>
        </w:rPr>
      </w:pPr>
      <w:del w:author="Geovana Chiari Reis" w:date="2026-08-24T23:17:24.425Z" w16du:dateUtc="2026-08-24T23:17:24.425Z" w:id="675395401">
        <w:r w:rsidR="00A47A25">
          <w:drawing>
            <wp:inline wp14:editId="5C0E30F0" wp14:anchorId="12358E55">
              <wp:extent cx="1527810" cy="612140"/>
              <wp:effectExtent l="0" t="0" r="0" b="0"/>
              <wp:docPr id="1" name="Imagem 1"/>
              <wp:cNvGraphicFramePr>
                <a:graphicFrameLocks noChangeAspect="1"/>
              </wp:cNvGraphicFramePr>
              <a:graphic>
                <a:graphicData xmlns:a="http://schemas.openxmlformats.org/drawingml/2006/main" uri="http://schemas.openxmlformats.org/drawingml/2006/picture">
                  <pic:pic xmlns:pic="http://schemas.openxmlformats.org/drawingml/2006/picture">
                    <pic:nvPicPr>
                      <pic:cNvPr id="1" name="Imagem 1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9672" cy="6449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:rsidR="007C52E7" w:rsidRDefault="00A47A25" w14:paraId="5D34571E" w14:textId="3C0232F5">
      <w:pPr>
        <w:spacing w:before="240" w:after="240"/>
        <w:rPr>
          <w:b/>
          <w:bCs/>
        </w:rPr>
      </w:pPr>
      <w:r>
        <w:rPr>
          <w:b/>
          <w:bCs/>
        </w:rPr>
        <w:t xml:space="preserve">Centro Federal de Educação Tecnológica de Minas Gerais </w:t>
      </w:r>
      <w:r>
        <w:rPr>
          <w:rFonts w:ascii="Trebuchet MS" w:hAnsi="Trebuchet MS"/>
          <w:b/>
          <w:bCs/>
        </w:rPr>
        <w:t xml:space="preserve">― </w:t>
      </w:r>
      <w:r>
        <w:rPr>
          <w:b/>
          <w:bCs/>
        </w:rPr>
        <w:t>CEFET-MG</w:t>
      </w:r>
      <w:r>
        <w:rPr>
          <w:b/>
          <w:bCs/>
        </w:rPr>
        <w:br/>
      </w:r>
    </w:p>
    <w:p w:rsidR="007C52E7" w:rsidRDefault="00A47A25" w14:paraId="3BFF0798" w14:textId="77777777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name="_3sxr9gf6qwy3" w:colFirst="0" w:colLast="0" w:id="0"/>
      <w:bookmarkEnd w:id="0"/>
      <w:r>
        <w:rPr>
          <w:sz w:val="34"/>
          <w:szCs w:val="34"/>
        </w:rPr>
        <w:t>Sobre a Universidade</w:t>
      </w:r>
    </w:p>
    <w:p w:rsidR="007C52E7" w:rsidRDefault="00A47A25" w14:paraId="41D32910" w14:textId="77777777">
      <w:pPr>
        <w:numPr>
          <w:ilvl w:val="0"/>
          <w:numId w:val="1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="00F351B5" w:rsidP="00F351B5" w:rsidRDefault="00A47A25" w14:paraId="066802F9" w14:textId="77777777">
      <w:pPr>
        <w:numPr>
          <w:ilvl w:val="1"/>
          <w:numId w:val="1"/>
        </w:numPr>
        <w:jc w:val="both"/>
      </w:pPr>
      <w:r>
        <w:rPr>
          <w:b/>
          <w:bCs/>
        </w:rPr>
        <w:t>Ano de Fundação:</w:t>
      </w:r>
      <w:r>
        <w:t xml:space="preserve"> 1910 (origem como Escola de Aprendizes Artífices de Minas Gerais).</w:t>
      </w:r>
    </w:p>
    <w:p w:rsidR="007C52E7" w:rsidP="00F351B5" w:rsidRDefault="007C52E7" w14:paraId="5CDB124B" w14:textId="1DB090C1">
      <w:pPr>
        <w:jc w:val="both"/>
      </w:pPr>
    </w:p>
    <w:p w:rsidR="007C52E7" w:rsidRDefault="00A47A25" w14:paraId="5B59AC06" w14:textId="7D8BA86D">
      <w:pPr>
        <w:numPr>
          <w:ilvl w:val="1"/>
          <w:numId w:val="1"/>
        </w:numPr>
        <w:jc w:val="both"/>
      </w:pPr>
      <w:r>
        <w:rPr>
          <w:b/>
          <w:bCs/>
        </w:rPr>
        <w:t>Visão Geral:</w:t>
      </w:r>
      <w:r>
        <w:t xml:space="preserve"> O </w:t>
      </w:r>
      <w:r>
        <w:rPr>
          <w:b/>
          <w:bCs/>
        </w:rPr>
        <w:t>CEFET-MG</w:t>
      </w:r>
      <w:r>
        <w:t xml:space="preserve"> é uma instituição pública federal centenária de destaque na educação superior brasileira, composta por 11 campi localizados em 8 cidades no Estado de Minas Gerais. Destaca-se pela atuação em áreas tecnológicas, como as diversas engenharias, computação, arquitetura e química. Entretanto, o viés tecnológico também está presente no ensino, na pesquisa e na extensão em áreas das ciências humanas e ciências sociais aplicadas, como Letras, Administração e Educação. O CEFET-MG possui uma estrutura acadêmica pecul</w:t>
      </w:r>
      <w:r>
        <w:t>iar, em que a oferta da graduação e da pós-graduação ocorre juntamente com a oferta dos cursos técnicos de nível médio, caracterizando um ensino verticalizado de sucesso. Em seus diferentes cursos e níveis de ensino</w:t>
      </w:r>
      <w:r>
        <w:t>,</w:t>
      </w:r>
      <w:r>
        <w:t xml:space="preserve"> o CEFET-MG tem cerca de 18.000 estudantes.</w:t>
      </w:r>
    </w:p>
    <w:p w:rsidR="007C52E7" w:rsidP="007B0926" w:rsidRDefault="007C52E7" w14:paraId="1A2947C9" w14:textId="2E4F2B3D">
      <w:pPr>
        <w:ind w:left="1440"/>
        <w:jc w:val="both"/>
      </w:pPr>
    </w:p>
    <w:p w:rsidR="007C52E7" w:rsidRDefault="00A47A25" w14:paraId="3CB3A92F" w14:textId="77777777">
      <w:pPr>
        <w:numPr>
          <w:ilvl w:val="1"/>
          <w:numId w:val="1"/>
        </w:numPr>
      </w:pPr>
      <w:r>
        <w:t>Em 2026 o CEFET-MG se transformará na Universidade Tecnológica Federal de Minas Gerais.</w:t>
      </w:r>
      <w:r>
        <w:br/>
      </w:r>
    </w:p>
    <w:p w:rsidR="007C52E7" w:rsidRDefault="00A47A25" w14:paraId="536E4EA2" w14:textId="77777777">
      <w:pPr>
        <w:numPr>
          <w:ilvl w:val="0"/>
          <w:numId w:val="1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7C52E7" w:rsidRDefault="00A47A25" w14:paraId="49CB7F88" w14:textId="77777777">
      <w:pPr>
        <w:numPr>
          <w:ilvl w:val="1"/>
          <w:numId w:val="1"/>
        </w:numPr>
      </w:pPr>
      <w:r>
        <w:rPr>
          <w:b/>
          <w:bCs/>
        </w:rPr>
        <w:t>Nossos Pilares de Excelência</w:t>
      </w:r>
      <w:r>
        <w:rPr>
          <w:b/>
          <w:bCs/>
        </w:rPr>
        <w:br/>
      </w:r>
    </w:p>
    <w:p w:rsidR="00834017" w:rsidRDefault="00A47A25" w14:paraId="518CAA15" w14:textId="77777777">
      <w:pPr>
        <w:numPr>
          <w:ilvl w:val="2"/>
          <w:numId w:val="1"/>
        </w:numPr>
        <w:jc w:val="both"/>
      </w:pPr>
      <w:r>
        <w:rPr>
          <w:b/>
          <w:bCs/>
        </w:rPr>
        <w:t>Liderança e Inovação:</w:t>
      </w:r>
      <w:r>
        <w:t xml:space="preserve"> </w:t>
      </w:r>
      <w:r>
        <w:t>por meio de</w:t>
      </w:r>
      <w:r>
        <w:t xml:space="preserve"> seus cursos, projetos de pesquisa, programas de pós-graduação e ações de e</w:t>
      </w:r>
      <w:r>
        <w:t xml:space="preserve">xtensão, </w:t>
      </w:r>
      <w:r>
        <w:t xml:space="preserve">o </w:t>
      </w:r>
      <w:r>
        <w:rPr>
          <w:b/>
          <w:bCs/>
        </w:rPr>
        <w:t>CEFET-MG</w:t>
      </w:r>
      <w:r>
        <w:t xml:space="preserve"> </w:t>
      </w:r>
      <w:r>
        <w:t>tem sua atuação pautada pelos grandes temas globais, como a transição energ</w:t>
      </w:r>
      <w:r>
        <w:t xml:space="preserve">ética, a transformação </w:t>
      </w:r>
      <w:r>
        <w:t>digital</w:t>
      </w:r>
      <w:r>
        <w:t>, a desfossilização da economia, a redução das desigualdades e a inclusão</w:t>
      </w:r>
      <w:r>
        <w:t xml:space="preserve">; </w:t>
      </w:r>
      <w:r>
        <w:t>também com o enfoque n</w:t>
      </w:r>
      <w:r>
        <w:t>os impactos de um mundo em transformaç</w:t>
      </w:r>
      <w:r>
        <w:t>ão nas diferentes realidades das regi</w:t>
      </w:r>
      <w:r>
        <w:t xml:space="preserve">ões </w:t>
      </w:r>
      <w:r>
        <w:t>onde atua.</w:t>
      </w:r>
    </w:p>
    <w:p w:rsidR="007C52E7" w:rsidP="005B6404" w:rsidRDefault="00A47A25" w14:paraId="1EE866B7" w14:textId="016CB9C9">
      <w:pPr>
        <w:ind w:left="2160"/>
        <w:jc w:val="both"/>
      </w:pPr>
      <w:r>
        <w:t xml:space="preserve"> </w:t>
      </w:r>
    </w:p>
    <w:p w:rsidR="007C52E7" w:rsidP="005B6404" w:rsidRDefault="00A47A25" w14:paraId="54B939F2" w14:textId="675EC5CA">
      <w:pPr>
        <w:numPr>
          <w:ilvl w:val="2"/>
          <w:numId w:val="1"/>
        </w:numPr>
        <w:jc w:val="both"/>
      </w:pPr>
      <w:r>
        <w:rPr>
          <w:b/>
          <w:bCs/>
        </w:rPr>
        <w:t>Qualidade do Ensino</w:t>
      </w:r>
      <w:r>
        <w:rPr>
          <w:b/>
          <w:bCs/>
        </w:rPr>
        <w:t>:</w:t>
      </w:r>
      <w:r>
        <w:t xml:space="preserve"> </w:t>
      </w:r>
      <w:r>
        <w:t>Em termos de qualidade do ensino superior, o</w:t>
      </w:r>
      <w:r>
        <w:t xml:space="preserve"> </w:t>
      </w:r>
      <w:r>
        <w:rPr>
          <w:b/>
          <w:bCs/>
        </w:rPr>
        <w:t>CEFET-MG</w:t>
      </w:r>
      <w:r>
        <w:t xml:space="preserve"> </w:t>
      </w:r>
      <w:r>
        <w:t xml:space="preserve">se insere entre </w:t>
      </w:r>
      <w:r>
        <w:t>as</w:t>
      </w:r>
      <w:r>
        <w:t xml:space="preserve"> instituições brasileiras que têm conceito máximo </w:t>
      </w:r>
      <w:r>
        <w:t>na avaliação realizada pelo Ministério da Educação (IGC, INEP/ME</w:t>
      </w:r>
      <w:r>
        <w:t xml:space="preserve">C). Só 3% das mais de duas mil instituições avaliadas </w:t>
      </w:r>
      <w:r>
        <w:lastRenderedPageBreak/>
        <w:t xml:space="preserve">apresentaram conceito máximo na última avaliação disponível (2025). </w:t>
      </w:r>
      <w:r>
        <w:br/>
      </w:r>
    </w:p>
    <w:p w:rsidR="007C52E7" w:rsidP="005B6404" w:rsidRDefault="00A47A25" w14:paraId="60F0CCFB" w14:textId="49DD548C">
      <w:pPr>
        <w:numPr>
          <w:ilvl w:val="2"/>
          <w:numId w:val="1"/>
        </w:numPr>
        <w:jc w:val="both"/>
      </w:pPr>
      <w:r>
        <w:rPr>
          <w:b/>
          <w:bCs/>
        </w:rPr>
        <w:t>Impacto Social:</w:t>
      </w:r>
      <w:r>
        <w:t xml:space="preserve"> </w:t>
      </w:r>
      <w:r>
        <w:t>Pela atuação multicampi, o ensino de qualidade</w:t>
      </w:r>
      <w:r>
        <w:t xml:space="preserve">, </w:t>
      </w:r>
      <w:r>
        <w:t>a oferta de c</w:t>
      </w:r>
      <w:r>
        <w:t>ursos em diferentes níveis de ensino</w:t>
      </w:r>
      <w:r>
        <w:t xml:space="preserve"> e a realização de pesquisa em parceria com diferentes at</w:t>
      </w:r>
      <w:r>
        <w:t>ores da sociedade,</w:t>
      </w:r>
      <w:r>
        <w:t xml:space="preserve"> o CEFET-MG representa um relevante impacto na formação e na criação de oportunidades para jovens</w:t>
      </w:r>
      <w:r>
        <w:t>, bem como no desenvolvimento social, econômico e cultural</w:t>
      </w:r>
      <w:r>
        <w:t xml:space="preserve"> </w:t>
      </w:r>
      <w:r>
        <w:t>d</w:t>
      </w:r>
      <w:r>
        <w:t>as diversas regiões onde atua.</w:t>
      </w:r>
      <w:r>
        <w:t xml:space="preserve"> </w:t>
      </w:r>
      <w:r>
        <w:br/>
      </w:r>
    </w:p>
    <w:p w:rsidR="007C52E7" w:rsidP="005B6404" w:rsidRDefault="00A47A25" w14:paraId="10F4B1BF" w14:textId="3B69EC70">
      <w:pPr>
        <w:numPr>
          <w:ilvl w:val="2"/>
          <w:numId w:val="1"/>
        </w:numPr>
        <w:jc w:val="both"/>
      </w:pPr>
      <w:r>
        <w:rPr>
          <w:b/>
          <w:bCs/>
        </w:rPr>
        <w:t>Experiência Estudantil Enriquecedora:</w:t>
      </w:r>
      <w:r>
        <w:t xml:space="preserve"> </w:t>
      </w:r>
      <w:r>
        <w:t>Por diversas ações e programas o</w:t>
      </w:r>
      <w:r>
        <w:t xml:space="preserve"> CEFET-MG busca promover um ambiente acadêmico inclusivo e motivador</w:t>
      </w:r>
      <w:r>
        <w:t>. Nes</w:t>
      </w:r>
      <w:r>
        <w:t>s</w:t>
      </w:r>
      <w:r>
        <w:t xml:space="preserve">e contexto, </w:t>
      </w:r>
      <w:r>
        <w:t xml:space="preserve">o processo de internacionalização tem contribuído para o desenvolvimento de </w:t>
      </w:r>
      <w:r>
        <w:t xml:space="preserve">ações </w:t>
      </w:r>
      <w:r>
        <w:t xml:space="preserve">de acolhimento a estudantes </w:t>
      </w:r>
      <w:r>
        <w:t xml:space="preserve">estrangeiros que têm contribuído para </w:t>
      </w:r>
      <w:r>
        <w:t xml:space="preserve">a sua rápida inserção ao cotidiano da instituição e para o </w:t>
      </w:r>
      <w:r>
        <w:t xml:space="preserve">seu </w:t>
      </w:r>
      <w:r>
        <w:t>sucesso</w:t>
      </w:r>
      <w:r>
        <w:t xml:space="preserve"> acadêmico. Em especial, destaca-se a reconhe</w:t>
      </w:r>
      <w:r>
        <w:t xml:space="preserve">cida </w:t>
      </w:r>
      <w:r>
        <w:t xml:space="preserve">excelência da </w:t>
      </w:r>
      <w:r>
        <w:t>I</w:t>
      </w:r>
      <w:r>
        <w:t>nstituição na oferta de português como língua estrangeira</w:t>
      </w:r>
      <w:r>
        <w:t>.</w:t>
      </w:r>
      <w:r>
        <w:br/>
      </w:r>
    </w:p>
    <w:p w:rsidR="007C52E7" w:rsidRDefault="00A47A25" w14:paraId="1653A9D5" w14:textId="77777777">
      <w:pPr>
        <w:numPr>
          <w:ilvl w:val="0"/>
          <w:numId w:val="1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:rsidR="007C52E7" w:rsidRDefault="00A47A25" w14:paraId="22A701C2" w14:textId="77777777">
      <w:pPr>
        <w:numPr>
          <w:ilvl w:val="1"/>
          <w:numId w:val="1"/>
        </w:numPr>
      </w:pPr>
      <w:r>
        <w:rPr>
          <w:b/>
          <w:bCs/>
        </w:rPr>
        <w:t>Sigla:</w:t>
      </w:r>
      <w:r>
        <w:t xml:space="preserve"> </w:t>
      </w:r>
      <w:r>
        <w:rPr>
          <w:b/>
          <w:bCs/>
        </w:rPr>
        <w:t>CEFET-MG</w:t>
      </w:r>
      <w:r>
        <w:rPr>
          <w:b/>
          <w:bCs/>
        </w:rPr>
        <w:br/>
      </w:r>
    </w:p>
    <w:p w:rsidR="007C52E7" w:rsidRDefault="00A47A25" w14:paraId="7BFB3DD9" w14:textId="77777777">
      <w:pPr>
        <w:numPr>
          <w:ilvl w:val="1"/>
          <w:numId w:val="1"/>
        </w:numPr>
      </w:pPr>
      <w:r>
        <w:rPr>
          <w:b/>
          <w:bCs/>
        </w:rPr>
        <w:t>Nome Completo:</w:t>
      </w:r>
      <w:r>
        <w:t xml:space="preserve"> Centro Federal de Educação Tecnológica de Minas Gerais</w:t>
      </w:r>
      <w:r>
        <w:br/>
      </w:r>
    </w:p>
    <w:p w:rsidR="007C52E7" w:rsidRDefault="00A47A25" w14:paraId="7080ADE2" w14:textId="77777777">
      <w:pPr>
        <w:numPr>
          <w:ilvl w:val="1"/>
          <w:numId w:val="1"/>
        </w:numPr>
      </w:pPr>
      <w:r>
        <w:rPr>
          <w:b/>
          <w:bCs/>
        </w:rPr>
        <w:t>Cidade da Sede:</w:t>
      </w:r>
      <w:r>
        <w:t xml:space="preserve"> Belo Horizonte</w:t>
      </w:r>
    </w:p>
    <w:p w:rsidR="007C52E7" w:rsidP="004905E1" w:rsidRDefault="007C52E7" w14:paraId="139BA147" w14:textId="77777777">
      <w:pPr>
        <w:ind w:left="1440"/>
      </w:pPr>
    </w:p>
    <w:p w:rsidR="007C52E7" w:rsidRDefault="00A47A25" w14:paraId="5486E31B" w14:textId="77777777">
      <w:pPr>
        <w:numPr>
          <w:ilvl w:val="1"/>
          <w:numId w:val="1"/>
        </w:numPr>
      </w:pPr>
      <w:r>
        <w:rPr>
          <w:b/>
          <w:bCs/>
        </w:rPr>
        <w:t>Estado:</w:t>
      </w:r>
      <w:r>
        <w:t xml:space="preserve"> MG</w:t>
      </w:r>
      <w:r>
        <w:br/>
      </w:r>
    </w:p>
    <w:p w:rsidR="007C52E7" w:rsidRDefault="00A47A25" w14:paraId="55C35321" w14:textId="77777777">
      <w:pPr>
        <w:numPr>
          <w:ilvl w:val="1"/>
          <w:numId w:val="1"/>
        </w:numPr>
      </w:pPr>
      <w:r>
        <w:rPr>
          <w:b/>
          <w:bCs/>
        </w:rPr>
        <w:t>Endereço da Sede:</w:t>
      </w:r>
      <w:r>
        <w:t xml:space="preserve"> Av. Amazonas, 5253 - Bairro Nova Suíça, Belo Horizonte/MG, CEP: 30.480-000</w:t>
      </w:r>
      <w:r>
        <w:br/>
      </w:r>
    </w:p>
    <w:p w:rsidR="007C52E7" w:rsidRDefault="00A47A25" w14:paraId="41590E67" w14:textId="5BB89428">
      <w:pPr>
        <w:numPr>
          <w:ilvl w:val="1"/>
          <w:numId w:val="1"/>
        </w:numPr>
      </w:pPr>
      <w:r>
        <w:rPr>
          <w:b/>
          <w:bCs/>
        </w:rPr>
        <w:t>Site Oficial:</w:t>
      </w:r>
      <w:hyperlink r:id="rId11">
        <w:r w:rsidR="007C52E7">
          <w:t xml:space="preserve"> </w:t>
        </w:r>
      </w:hyperlink>
      <w:hyperlink r:id="rId12">
        <w:r w:rsidR="007C52E7">
          <w:rPr>
            <w:u w:val="single"/>
          </w:rPr>
          <w:t>www.cefetmg.br</w:t>
        </w:r>
      </w:hyperlink>
      <w:r>
        <w:t xml:space="preserve"> ⚠</w:t>
      </w:r>
      <w:r>
        <w:t>️</w:t>
      </w:r>
      <w:r>
        <w:t xml:space="preserve"> (</w:t>
      </w:r>
      <w:r>
        <w:t>disponível</w:t>
      </w:r>
      <w:r>
        <w:t xml:space="preserve"> em </w:t>
      </w:r>
      <w:r>
        <w:t>vários idiomas</w:t>
      </w:r>
      <w:r>
        <w:t>).</w:t>
      </w:r>
      <w:r>
        <w:br/>
      </w:r>
    </w:p>
    <w:p w:rsidR="007C52E7" w:rsidRDefault="00A47A25" w14:paraId="108A5119" w14:textId="0AB22341">
      <w:pPr>
        <w:numPr>
          <w:ilvl w:val="1"/>
          <w:numId w:val="1"/>
        </w:numPr>
      </w:pPr>
      <w:r>
        <w:rPr>
          <w:b/>
          <w:bCs/>
        </w:rPr>
        <w:t>E-mail Oficial (Geral):</w:t>
      </w:r>
      <w:r>
        <w:t xml:space="preserve"> </w:t>
      </w:r>
      <w:hyperlink w:history="1" r:id="rId13">
        <w:r>
          <w:rPr>
            <w:rStyle w:val="Hyperlink"/>
          </w:rPr>
          <w:t>sri@cefetmg.br</w:t>
        </w:r>
      </w:hyperlink>
      <w:r>
        <w:t xml:space="preserve"> (Secretaria de Relações Internacionais) </w:t>
      </w:r>
    </w:p>
    <w:p w:rsidR="007C52E7" w:rsidRDefault="00A47A25" w14:paraId="2555F118" w14:textId="1B5F7C1D">
      <w:pPr>
        <w:numPr>
          <w:ilvl w:val="1"/>
          <w:numId w:val="1"/>
        </w:numPr>
      </w:pPr>
      <w:r>
        <w:rPr>
          <w:b/>
          <w:bCs/>
        </w:rPr>
        <w:t>Telefone Oficial (Central):</w:t>
      </w:r>
      <w:r>
        <w:t xml:space="preserve"> </w:t>
      </w:r>
      <w:r>
        <w:t xml:space="preserve">+55 (31) 3319-7000 </w:t>
      </w:r>
    </w:p>
    <w:p w:rsidR="007C52E7" w:rsidRDefault="00A47A25" w14:paraId="6D0EE45B" w14:textId="5FE7F811">
      <w:pPr>
        <w:numPr>
          <w:ilvl w:val="1"/>
          <w:numId w:val="1"/>
        </w:numPr>
        <w:spacing w:after="240"/>
      </w:pPr>
      <w:r>
        <w:rPr>
          <w:b/>
          <w:bCs/>
        </w:rPr>
        <w:t>Outros Campi:</w:t>
      </w:r>
      <w:r>
        <w:t xml:space="preserve"> </w:t>
      </w:r>
      <w:r>
        <w:t xml:space="preserve">11 </w:t>
      </w:r>
      <w:r w:rsidR="005B6404">
        <w:t xml:space="preserve">campi </w:t>
      </w:r>
      <w:r>
        <w:t xml:space="preserve">ao total: </w:t>
      </w:r>
      <w:r>
        <w:t xml:space="preserve">Araxá, </w:t>
      </w:r>
      <w:r>
        <w:t xml:space="preserve">Belo Horizonte, </w:t>
      </w:r>
      <w:r>
        <w:t>Contagem, Curvelo, Divinópolis, Leopoldina, Nepomuceno, Timóteo e Varginha (MG).</w:t>
      </w:r>
    </w:p>
    <w:p w:rsidRPr="004111AA" w:rsidR="007C52E7" w:rsidRDefault="00A47A25" w14:paraId="6F5B7190" w14:textId="77777777">
      <w:pPr>
        <w:numPr>
          <w:ilvl w:val="1"/>
          <w:numId w:val="1"/>
        </w:numPr>
        <w:spacing w:after="240"/>
      </w:pPr>
      <w:r w:rsidRPr="005B6404">
        <w:rPr>
          <w:b/>
          <w:bCs/>
        </w:rPr>
        <w:t>R</w:t>
      </w:r>
      <w:r w:rsidRPr="004111AA">
        <w:rPr>
          <w:b/>
          <w:bCs/>
        </w:rPr>
        <w:t>edes Sociais:</w:t>
      </w:r>
      <w:r w:rsidRPr="004111AA">
        <w:t xml:space="preserve"> Instagram (@cefetmg oficial e @sricefetmg); Linkedin </w:t>
      </w:r>
      <w:r w:rsidRPr="004111AA">
        <w:t xml:space="preserve">(Centro Federal de Educação Tecnológica de Minas Gerais); </w:t>
      </w:r>
    </w:p>
    <w:p w:rsidRPr="004111AA" w:rsidR="007C52E7" w:rsidRDefault="00A47A25" w14:paraId="2220A0EB" w14:textId="269756D9">
      <w:pPr>
        <w:numPr>
          <w:ilvl w:val="1"/>
          <w:numId w:val="1"/>
        </w:numPr>
        <w:spacing w:after="240"/>
      </w:pPr>
      <w:r w:rsidRPr="005B6404">
        <w:rPr>
          <w:b/>
          <w:bCs/>
        </w:rPr>
        <w:t>Catálogo Internacional</w:t>
      </w:r>
      <w:r w:rsidRPr="005B6404">
        <w:rPr>
          <w:b/>
          <w:bCs/>
        </w:rPr>
        <w:t>:</w:t>
      </w:r>
      <w:r w:rsidRPr="004111AA">
        <w:t xml:space="preserve"> </w:t>
      </w:r>
      <w:hyperlink w:history="1" r:id="rId14">
        <w:r w:rsidRPr="005B6404">
          <w:rPr>
            <w:rStyle w:val="Hyperlink"/>
          </w:rPr>
          <w:t>Catalogo_CEFETMG_Changing_Lives_2026_digital.pdf</w:t>
        </w:r>
      </w:hyperlink>
      <w:r w:rsidRPr="004111AA">
        <w:t>.</w:t>
      </w:r>
    </w:p>
    <w:p w:rsidR="007C52E7" w:rsidP="004111AA" w:rsidRDefault="00A47A25" w14:paraId="188E924A" w14:textId="72CB76EA">
      <w:bookmarkStart w:name="_s82pl5dsspzb" w:colFirst="0" w:colLast="0" w:id="1"/>
      <w:bookmarkEnd w:id="1"/>
      <w:r>
        <w:br/>
      </w:r>
    </w:p>
    <w:p w:rsidR="007C52E7" w:rsidRDefault="00A47A25" w14:paraId="308EE119" w14:textId="77777777">
      <w:r>
        <w:pict w14:anchorId="6F2FDA85">
          <v:rect id="Horizontal Line 2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2" filled="f">
            <o:lock v:ext="edit" rotation="t" verticies="t" text="t" aspectratio="t" shapetype="t"/>
            <w10:anchorlock/>
          </v:rect>
        </w:pict>
      </w:r>
    </w:p>
    <w:p w:rsidR="007C52E7" w:rsidRDefault="00A47A25" w14:paraId="745E491B" w14:textId="77777777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name="_itdgsire1eaw" w:colFirst="0" w:colLast="0" w:id="2"/>
      <w:bookmarkEnd w:id="2"/>
      <w:r>
        <w:rPr>
          <w:sz w:val="34"/>
          <w:szCs w:val="34"/>
        </w:rPr>
        <w:lastRenderedPageBreak/>
        <w:t>Por Que Estudar na CEFET-MG?</w:t>
      </w:r>
    </w:p>
    <w:p w:rsidR="007C52E7" w:rsidP="005B6404" w:rsidRDefault="00A47A25" w14:paraId="60278685" w14:textId="28A110B5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Ensino de Exc</w:t>
      </w:r>
      <w:r>
        <w:rPr>
          <w:b/>
          <w:bCs/>
        </w:rPr>
        <w:t>elência</w:t>
      </w:r>
      <w:r>
        <w:rPr>
          <w:b/>
          <w:bCs/>
        </w:rPr>
        <w:t>:</w:t>
      </w:r>
      <w:r>
        <w:t xml:space="preserve"> </w:t>
      </w:r>
      <w:r>
        <w:t>C</w:t>
      </w:r>
      <w:r>
        <w:t xml:space="preserve">orpo docente </w:t>
      </w:r>
      <w:r>
        <w:t>qualificado</w:t>
      </w:r>
      <w:r>
        <w:t>, atuando em pesquisa</w:t>
      </w:r>
      <w:r>
        <w:t xml:space="preserve"> aplicada</w:t>
      </w:r>
      <w:r>
        <w:t xml:space="preserve">, </w:t>
      </w:r>
      <w:r>
        <w:t>em projetos</w:t>
      </w:r>
      <w:r>
        <w:t xml:space="preserve"> de ensino e extensão e em ações de </w:t>
      </w:r>
      <w:r>
        <w:t>internaciona</w:t>
      </w:r>
      <w:r>
        <w:t>lização</w:t>
      </w:r>
      <w:r>
        <w:t>.</w:t>
      </w:r>
      <w:r>
        <w:br/>
      </w:r>
    </w:p>
    <w:p w:rsidR="00F021EC" w:rsidP="00F021EC" w:rsidRDefault="00A47A25" w14:paraId="2EFD5C41" w14:textId="77777777">
      <w:pPr>
        <w:numPr>
          <w:ilvl w:val="0"/>
          <w:numId w:val="3"/>
        </w:numPr>
        <w:jc w:val="both"/>
      </w:pPr>
      <w:r>
        <w:rPr>
          <w:b/>
          <w:bCs/>
        </w:rPr>
        <w:t>Pesquisa de Ponta e Inovação:</w:t>
      </w:r>
      <w:r>
        <w:t xml:space="preserve"> </w:t>
      </w:r>
      <w:r>
        <w:t>p</w:t>
      </w:r>
      <w:r>
        <w:t>articipa</w:t>
      </w:r>
      <w:r>
        <w:t>ção em</w:t>
      </w:r>
      <w:r>
        <w:t xml:space="preserve"> projetos de pesquisa in</w:t>
      </w:r>
      <w:r>
        <w:t xml:space="preserve">terinstitucionais no Brasil e no exterior, </w:t>
      </w:r>
      <w:r>
        <w:t xml:space="preserve">conta </w:t>
      </w:r>
      <w:r>
        <w:t xml:space="preserve">com </w:t>
      </w:r>
      <w:r>
        <w:t xml:space="preserve">boa infraestrutura de </w:t>
      </w:r>
      <w:r>
        <w:t>laboratórios</w:t>
      </w:r>
      <w:r>
        <w:t xml:space="preserve"> e busca, cada vez mais, desenvolver projetos de pesquisa e inovação em parceria com empresas do setor público e privado.</w:t>
      </w:r>
    </w:p>
    <w:p w:rsidR="007C52E7" w:rsidP="00B61EC9" w:rsidRDefault="007C52E7" w14:paraId="676083F1" w14:textId="56A46B5A">
      <w:pPr>
        <w:ind w:left="720"/>
        <w:jc w:val="both"/>
      </w:pPr>
    </w:p>
    <w:p w:rsidR="00F021EC" w:rsidP="00F021EC" w:rsidRDefault="00A47A25" w14:paraId="67554F96" w14:textId="31A1DAF4">
      <w:pPr>
        <w:numPr>
          <w:ilvl w:val="0"/>
          <w:numId w:val="3"/>
        </w:numPr>
        <w:jc w:val="both"/>
      </w:pPr>
      <w:r>
        <w:rPr>
          <w:b/>
          <w:bCs/>
        </w:rPr>
        <w:t>Ambiente Multidisciplinar e Diverso:</w:t>
      </w:r>
      <w:r>
        <w:t xml:space="preserve"> Comunidade plural com integração </w:t>
      </w:r>
      <w:r>
        <w:t>a partir de a</w:t>
      </w:r>
      <w:r>
        <w:t>tividades de ensino, cultura, pesquisa e esportes.</w:t>
      </w:r>
      <w:r>
        <w:t xml:space="preserve"> </w:t>
      </w:r>
    </w:p>
    <w:p w:rsidR="00F021EC" w:rsidP="00B61EC9" w:rsidRDefault="00F021EC" w14:paraId="020AB5F5" w14:textId="77777777">
      <w:pPr>
        <w:jc w:val="both"/>
      </w:pPr>
    </w:p>
    <w:p w:rsidR="007C52E7" w:rsidP="005B6404" w:rsidRDefault="00A47A25" w14:paraId="6A40F629" w14:textId="3AEBF636">
      <w:pPr>
        <w:numPr>
          <w:ilvl w:val="0"/>
          <w:numId w:val="3"/>
        </w:numPr>
        <w:jc w:val="both"/>
      </w:pPr>
      <w:r>
        <w:rPr>
          <w:b/>
          <w:bCs/>
        </w:rPr>
        <w:t>Oportunidades em várias regi</w:t>
      </w:r>
      <w:r>
        <w:rPr>
          <w:b/>
          <w:bCs/>
        </w:rPr>
        <w:t xml:space="preserve">ões de Minas Gerais: </w:t>
      </w:r>
      <w:r>
        <w:t xml:space="preserve">“Minas são muitas”. Presente em um estado diverso e amplo como Minas Gerais, o CEFET-MG, em cada um de seus campi, oferece oportunidades para </w:t>
      </w:r>
      <w:r>
        <w:t>a atuação em um contexto socioeconômico</w:t>
      </w:r>
      <w:r>
        <w:t xml:space="preserve"> e cultural </w:t>
      </w:r>
      <w:r>
        <w:t>específico</w:t>
      </w:r>
      <w:r>
        <w:t>, cada um com seus próprios ecossistemas de inovação</w:t>
      </w:r>
      <w:r>
        <w:t xml:space="preserve"> em áreas como </w:t>
      </w:r>
      <w:r>
        <w:t>mineração, moda, metalurgia, agr</w:t>
      </w:r>
      <w:r>
        <w:t>i</w:t>
      </w:r>
      <w:r>
        <w:t>c</w:t>
      </w:r>
      <w:r>
        <w:t>ultura</w:t>
      </w:r>
      <w:r>
        <w:t>, máquinas e equipamentos, entre outras.</w:t>
      </w:r>
      <w:r>
        <w:t xml:space="preserve">  </w:t>
      </w:r>
      <w:r>
        <w:br/>
      </w:r>
    </w:p>
    <w:p w:rsidR="007C52E7" w:rsidP="005B6404" w:rsidRDefault="00A47A25" w14:paraId="59306FC4" w14:textId="295989AD">
      <w:pPr>
        <w:numPr>
          <w:ilvl w:val="0"/>
          <w:numId w:val="3"/>
        </w:numPr>
        <w:spacing w:after="240"/>
        <w:jc w:val="both"/>
      </w:pPr>
      <w:r>
        <w:rPr>
          <w:b/>
          <w:bCs/>
        </w:rPr>
        <w:t>Compromisso com o Impacto Social:</w:t>
      </w:r>
      <w:r>
        <w:t xml:space="preserve"> </w:t>
      </w:r>
      <w:r>
        <w:t xml:space="preserve">crescente participação em projetos envolvendo diretamente a </w:t>
      </w:r>
      <w:r>
        <w:t>sociedade nas diferentes regiões de Minas Gerais.</w:t>
      </w:r>
      <w:r>
        <w:br/>
      </w:r>
    </w:p>
    <w:p w:rsidR="007C52E7" w:rsidRDefault="00A47A25" w14:paraId="323C891F" w14:textId="77777777">
      <w:r>
        <w:pict w14:anchorId="758B7203">
          <v:rect id="Horizontal Line 3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1" filled="f">
            <o:lock v:ext="edit" rotation="t" verticies="t" text="t" aspectratio="t" shapetype="t"/>
            <w10:anchorlock/>
          </v:rect>
        </w:pict>
      </w:r>
    </w:p>
    <w:p w:rsidR="007C52E7" w:rsidRDefault="00A47A25" w14:paraId="576538B6" w14:textId="77777777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name="_vnusn03y69ig" w:colFirst="0" w:colLast="0" w:id="3"/>
      <w:bookmarkEnd w:id="3"/>
      <w:commentRangeStart w:id="4"/>
      <w:r>
        <w:rPr>
          <w:sz w:val="34"/>
          <w:szCs w:val="34"/>
        </w:rPr>
        <w:t>Vida no Campus e Suporte ao Estudante na CEFET-MG</w:t>
      </w:r>
      <w:commentRangeEnd w:id="4"/>
      <w:r>
        <w:rPr>
          <w:rStyle w:val="Refdecomentrio"/>
          <w:sz w:val="34"/>
          <w:szCs w:val="34"/>
        </w:rPr>
        <w:commentReference w:id="4"/>
      </w:r>
    </w:p>
    <w:p w:rsidR="007C52E7" w:rsidRDefault="00A47A25" w14:paraId="613D7EC6" w14:textId="77777777">
      <w:pPr>
        <w:numPr>
          <w:ilvl w:val="0"/>
          <w:numId w:val="4"/>
        </w:numPr>
        <w:spacing w:before="240"/>
      </w:pPr>
      <w:r>
        <w:rPr>
          <w:b/>
          <w:bCs/>
        </w:rPr>
        <w:t>Infraestrutura Completa para o seu Desenvolvimento:</w:t>
      </w:r>
      <w:r>
        <w:rPr>
          <w:b/>
          <w:bCs/>
        </w:rPr>
        <w:br/>
      </w:r>
    </w:p>
    <w:p w:rsidR="007C52E7" w:rsidP="005B6404" w:rsidRDefault="00A47A25" w14:paraId="0F3557E9" w14:textId="6B036CD0">
      <w:pPr>
        <w:numPr>
          <w:ilvl w:val="1"/>
          <w:numId w:val="4"/>
        </w:numPr>
        <w:jc w:val="both"/>
      </w:pPr>
      <w:r>
        <w:t xml:space="preserve">Oferece laboratórios bem equipados para engenharia e informática, bibliotecas com acervos ricos, restaurantes universitários, complexos esportivos, conexão de alta velocidade e acessibilidade. Detalhes específicos de cada instalação podem ser consultados no site oficial da </w:t>
      </w:r>
      <w:r>
        <w:t>instituição</w:t>
      </w:r>
      <w:r>
        <w:t>.</w:t>
      </w:r>
    </w:p>
    <w:p w:rsidRPr="00B61EC9" w:rsidR="00916DC4" w:rsidP="005B6404" w:rsidRDefault="00A47A25" w14:paraId="34E3C4BA" w14:textId="77777777">
      <w:pPr>
        <w:numPr>
          <w:ilvl w:val="0"/>
          <w:numId w:val="4"/>
        </w:numPr>
        <w:jc w:val="both"/>
      </w:pPr>
      <w:r>
        <w:rPr>
          <w:b/>
          <w:bCs/>
        </w:rPr>
        <w:t>Uma Vida no Campus Vibrante</w:t>
      </w:r>
      <w:r>
        <w:rPr>
          <w:b/>
          <w:bCs/>
        </w:rPr>
        <w:t xml:space="preserve"> e</w:t>
      </w:r>
      <w:r>
        <w:rPr>
          <w:b/>
          <w:bCs/>
        </w:rPr>
        <w:t xml:space="preserve"> Atividades Extracurriculares:</w:t>
      </w:r>
    </w:p>
    <w:p w:rsidR="007C52E7" w:rsidP="00B61EC9" w:rsidRDefault="007C52E7" w14:paraId="0C7A414A" w14:textId="7D7265E3">
      <w:pPr>
        <w:ind w:left="720"/>
        <w:jc w:val="both"/>
      </w:pPr>
    </w:p>
    <w:p w:rsidRPr="00B61EC9" w:rsidR="007C52E7" w:rsidP="005B6404" w:rsidRDefault="00A47A25" w14:paraId="49277DD6" w14:textId="77777777">
      <w:pPr>
        <w:numPr>
          <w:ilvl w:val="1"/>
          <w:numId w:val="4"/>
        </w:numPr>
        <w:jc w:val="both"/>
      </w:pPr>
      <w:r w:rsidRPr="00B61EC9">
        <w:t>Oportuni</w:t>
      </w:r>
      <w:r w:rsidRPr="00B61EC9">
        <w:t>dades em ramos IEEE, projetos de extensão (karatê, estudo de solos), eventos como SENDI e Rolê Maker, além de associações estudantis</w:t>
      </w:r>
      <w:r w:rsidRPr="00B61EC9">
        <w:t>.</w:t>
      </w:r>
    </w:p>
    <w:p w:rsidRPr="00B61EC9" w:rsidR="00BF10DB" w:rsidP="005B6404" w:rsidRDefault="00A47A25" w14:paraId="1941ED4A" w14:textId="77777777">
      <w:pPr>
        <w:numPr>
          <w:ilvl w:val="0"/>
          <w:numId w:val="4"/>
        </w:numPr>
        <w:jc w:val="both"/>
      </w:pPr>
      <w:r>
        <w:rPr>
          <w:b/>
          <w:bCs/>
        </w:rPr>
        <w:t>Suporte Integral ao Estudante Internacional:</w:t>
      </w:r>
    </w:p>
    <w:p w:rsidR="007C52E7" w:rsidP="00B61EC9" w:rsidRDefault="007C52E7" w14:paraId="0B135F4D" w14:textId="28BBBF1C">
      <w:pPr>
        <w:ind w:left="720"/>
        <w:jc w:val="both"/>
      </w:pPr>
    </w:p>
    <w:p w:rsidR="007C52E7" w:rsidP="005B6404" w:rsidRDefault="00A47A25" w14:paraId="013BB750" w14:textId="459F6293">
      <w:pPr>
        <w:numPr>
          <w:ilvl w:val="1"/>
          <w:numId w:val="4"/>
        </w:numPr>
        <w:spacing w:after="240"/>
        <w:jc w:val="both"/>
      </w:pPr>
      <w:r>
        <w:t xml:space="preserve">Inclui orientação acadêmica, suporte psicológico via assistência estudantil, serviços de saúde e </w:t>
      </w:r>
      <w:r>
        <w:t>curso de português e cultura brasileira</w:t>
      </w:r>
      <w:r>
        <w:t>; detalhes específicos requerem consulta ao site oficial</w:t>
      </w:r>
      <w:r>
        <w:t>.</w:t>
      </w:r>
    </w:p>
    <w:p w:rsidR="007C52E7" w:rsidP="005B6404" w:rsidRDefault="00A47A25" w14:paraId="6AF41D3A" w14:textId="77777777">
      <w:pPr>
        <w:jc w:val="both"/>
      </w:pPr>
      <w:r>
        <w:pict w14:anchorId="6BB50FF6">
          <v:rect id="Horizontal Line 4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0" filled="f">
            <o:lock v:ext="edit" rotation="t" verticies="t" text="t" aspectratio="t" shapetype="t"/>
            <w10:anchorlock/>
          </v:rect>
        </w:pict>
      </w:r>
    </w:p>
    <w:p w:rsidR="007C52E7" w:rsidRDefault="00A47A25" w14:paraId="32121782" w14:textId="77777777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name="_c7yo3ofgw8hp" w:colFirst="0" w:colLast="0" w:id="5"/>
      <w:bookmarkEnd w:id="5"/>
      <w:r>
        <w:rPr>
          <w:sz w:val="34"/>
          <w:szCs w:val="34"/>
        </w:rPr>
        <w:lastRenderedPageBreak/>
        <w:t>Internacionalização e Acolhimento na CEFET-MG</w:t>
      </w:r>
    </w:p>
    <w:p w:rsidR="007C52E7" w:rsidRDefault="00A47A25" w14:paraId="7B1CA892" w14:textId="251BA52E">
      <w:pPr>
        <w:numPr>
          <w:ilvl w:val="0"/>
          <w:numId w:val="5"/>
        </w:numPr>
        <w:spacing w:before="240"/>
      </w:pPr>
      <w:r>
        <w:rPr>
          <w:b/>
          <w:bCs/>
        </w:rPr>
        <w:t>Assessoria de Assuntos Internacionais (</w:t>
      </w:r>
      <w:r>
        <w:rPr>
          <w:b/>
          <w:bCs/>
        </w:rPr>
        <w:t>Secretaria de Relações Internacionais (SRI)</w:t>
      </w:r>
      <w:r>
        <w:t>.</w:t>
      </w:r>
      <w:r>
        <w:br/>
      </w:r>
    </w:p>
    <w:p w:rsidR="007C52E7" w:rsidRDefault="00A47A25" w14:paraId="157BDAC8" w14:textId="309C9567">
      <w:pPr>
        <w:numPr>
          <w:ilvl w:val="1"/>
          <w:numId w:val="5"/>
        </w:numPr>
      </w:pPr>
      <w:r>
        <w:t>Serviços: Orientação pré-chegada</w:t>
      </w:r>
      <w:r>
        <w:t>, recepção e suporte contínuo com Programa Buddy para mobilidade</w:t>
      </w:r>
      <w:r>
        <w:t xml:space="preserve"> e oferta de cursos de portugu</w:t>
      </w:r>
      <w:r>
        <w:t>ês como língua estrangeira</w:t>
      </w:r>
      <w:r>
        <w:t>.</w:t>
      </w:r>
    </w:p>
    <w:p w:rsidR="007C52E7" w:rsidRDefault="00A47A25" w14:paraId="4B84FA28" w14:textId="0E956D3C">
      <w:pPr>
        <w:numPr>
          <w:ilvl w:val="0"/>
          <w:numId w:val="5"/>
        </w:numPr>
      </w:pPr>
      <w:r>
        <w:rPr>
          <w:b/>
          <w:bCs/>
        </w:rPr>
        <w:t>Cursos de Português para Estrangeiros (PLE):</w:t>
      </w:r>
      <w:r>
        <w:t xml:space="preserve"> </w:t>
      </w:r>
      <w:r>
        <w:t xml:space="preserve">Programa </w:t>
      </w:r>
      <w:r>
        <w:t xml:space="preserve">de Português </w:t>
      </w:r>
      <w:r>
        <w:t xml:space="preserve">como </w:t>
      </w:r>
      <w:r>
        <w:t xml:space="preserve">Língua Estrangeira </w:t>
      </w:r>
      <w:r>
        <w:t>e preparação ao Celpe-Bras.</w:t>
      </w:r>
      <w:r>
        <w:br/>
      </w:r>
    </w:p>
    <w:p w:rsidR="007C52E7" w:rsidRDefault="00A47A25" w14:paraId="477D9FA8" w14:textId="77777777">
      <w:pPr>
        <w:numPr>
          <w:ilvl w:val="0"/>
          <w:numId w:val="5"/>
        </w:numPr>
      </w:pPr>
      <w:r>
        <w:rPr>
          <w:b/>
          <w:bCs/>
        </w:rPr>
        <w:t>Orientação para Alojamento:</w:t>
      </w:r>
      <w:r>
        <w:t xml:space="preserve"> Dicas gerais para repúblicas estudantis ou residências próximas; universidades brasileiras indicam opções acessíveis – detalhes requerem contato com a SRI.</w:t>
      </w:r>
      <w:r>
        <w:br/>
      </w:r>
    </w:p>
    <w:p w:rsidR="007C52E7" w:rsidRDefault="00A47A25" w14:paraId="3962C2AE" w14:textId="77777777">
      <w:pPr>
        <w:numPr>
          <w:ilvl w:val="0"/>
          <w:numId w:val="5"/>
        </w:numPr>
        <w:spacing w:after="240"/>
      </w:pPr>
      <w:r>
        <w:rPr>
          <w:b/>
          <w:bCs/>
        </w:rPr>
        <w:t>Eventos de Integração:</w:t>
      </w:r>
      <w:r>
        <w:t xml:space="preserve"> Programa Buddy e atividades da SRI para integração cultural/social.</w:t>
      </w:r>
      <w:r>
        <w:br/>
      </w:r>
    </w:p>
    <w:p w:rsidR="007C52E7" w:rsidRDefault="00A47A25" w14:paraId="1CD34E1A" w14:textId="77777777">
      <w:r>
        <w:pict w14:anchorId="581C17F1">
          <v:rect id="Horizontal Line 5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9" filled="f">
            <o:lock v:ext="edit" rotation="t" verticies="t" text="t" aspectratio="t" shapetype="t"/>
            <w10:anchorlock/>
          </v:rect>
        </w:pict>
      </w:r>
    </w:p>
    <w:p w:rsidR="007C52E7" w:rsidRDefault="00A47A25" w14:paraId="7167FA75" w14:textId="5E35487D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name="_vrowzyfypq5q" w:colFirst="0" w:colLast="0" w:id="6"/>
      <w:bookmarkEnd w:id="6"/>
      <w:r>
        <w:rPr>
          <w:sz w:val="34"/>
          <w:szCs w:val="34"/>
        </w:rPr>
        <w:t xml:space="preserve">Viver </w:t>
      </w:r>
      <w:r>
        <w:rPr>
          <w:sz w:val="34"/>
          <w:szCs w:val="34"/>
        </w:rPr>
        <w:t>em</w:t>
      </w:r>
      <w:r>
        <w:rPr>
          <w:sz w:val="34"/>
          <w:szCs w:val="34"/>
        </w:rPr>
        <w:t xml:space="preserve"> </w:t>
      </w:r>
      <w:r>
        <w:rPr>
          <w:sz w:val="34"/>
          <w:szCs w:val="34"/>
        </w:rPr>
        <w:t>Minas Gerais</w:t>
      </w:r>
    </w:p>
    <w:p w:rsidR="007C52E7" w:rsidRDefault="00A47A25" w14:paraId="3D00517E" w14:textId="77777777">
      <w:pPr>
        <w:spacing w:before="240"/>
        <w:ind w:left="720"/>
      </w:pPr>
      <w:r>
        <w:t xml:space="preserve">Como é comum em todas as regiões do País, </w:t>
      </w:r>
      <w:r>
        <w:t>nas capitais (</w:t>
      </w:r>
      <w:r>
        <w:t>mais populosas e com maior atividade econômica</w:t>
      </w:r>
      <w:r>
        <w:t>)</w:t>
      </w:r>
      <w:r>
        <w:t xml:space="preserve"> o custo de vida </w:t>
      </w:r>
      <w:r>
        <w:t xml:space="preserve">é mais </w:t>
      </w:r>
      <w:r>
        <w:t>elevado</w:t>
      </w:r>
      <w:r>
        <w:t xml:space="preserve"> que nas cidades do interior. A seguir, seguem informações a respeito de Belo Horizonte. Quanto às outras </w:t>
      </w:r>
      <w:r>
        <w:t>sete</w:t>
      </w:r>
      <w:r>
        <w:t xml:space="preserve"> cidades onde se encontram os campi do CEFET-MG</w:t>
      </w:r>
      <w:r>
        <w:t xml:space="preserve"> (Araxá, Contagem, Curvelo, Divinópolis, Leopoldina, Nepomuceno, Timóteo e Varginha)</w:t>
      </w:r>
      <w:r>
        <w:t>, detalhe</w:t>
      </w:r>
      <w:r>
        <w:t>s</w:t>
      </w:r>
      <w:r>
        <w:t xml:space="preserve"> adiciona</w:t>
      </w:r>
      <w:r>
        <w:t>is</w:t>
      </w:r>
      <w:r>
        <w:t xml:space="preserve"> às informações disponibilizadas </w:t>
      </w:r>
      <w:r>
        <w:t xml:space="preserve">em nosso </w:t>
      </w:r>
      <w:r>
        <w:t xml:space="preserve">site e em outras </w:t>
      </w:r>
      <w:r>
        <w:t xml:space="preserve">fontes na internet </w:t>
      </w:r>
      <w:r>
        <w:t>podem ser obtid</w:t>
      </w:r>
      <w:r>
        <w:t>o</w:t>
      </w:r>
      <w:r>
        <w:t xml:space="preserve">s por contato com </w:t>
      </w:r>
      <w:r>
        <w:t xml:space="preserve">a Secretaria de Relações Internacionais. </w:t>
      </w:r>
      <w:r>
        <w:t xml:space="preserve"> </w:t>
      </w:r>
    </w:p>
    <w:p w:rsidRPr="005B6404" w:rsidR="007C52E7" w:rsidP="005B6404" w:rsidRDefault="00A47A25" w14:paraId="50431355" w14:textId="77777777">
      <w:pPr>
        <w:spacing w:before="240"/>
        <w:ind w:left="720"/>
      </w:pPr>
      <w:r>
        <w:t>Sobre Belo Hor</w:t>
      </w:r>
      <w:r>
        <w:t>izonte:</w:t>
      </w:r>
    </w:p>
    <w:p w:rsidR="007C52E7" w:rsidRDefault="00A47A25" w14:paraId="38498570" w14:textId="2D44F27A">
      <w:pPr>
        <w:numPr>
          <w:ilvl w:val="0"/>
          <w:numId w:val="6"/>
        </w:numPr>
        <w:spacing w:before="240"/>
      </w:pPr>
      <w:r>
        <w:rPr>
          <w:b/>
          <w:bCs/>
        </w:rPr>
        <w:t>Custo de Vida:</w:t>
      </w:r>
      <w:r>
        <w:t xml:space="preserve"> Médio-alto</w:t>
      </w:r>
      <w:r>
        <w:t>:</w:t>
      </w:r>
      <w:r>
        <w:t xml:space="preserve"> aluguel </w:t>
      </w:r>
      <w:r>
        <w:t xml:space="preserve">R$ 1.500-3.000/mês (1 quarto </w:t>
      </w:r>
      <w:r>
        <w:t xml:space="preserve">região </w:t>
      </w:r>
      <w:r>
        <w:t xml:space="preserve">central), refeições </w:t>
      </w:r>
      <w:r>
        <w:t xml:space="preserve">no restaurante estudantil </w:t>
      </w:r>
      <w:r>
        <w:t xml:space="preserve">R$ </w:t>
      </w:r>
      <w:r>
        <w:t>4,00</w:t>
      </w:r>
      <w:r>
        <w:t>, transporte mensal ~R$ 2</w:t>
      </w:r>
      <w:r>
        <w:t>5</w:t>
      </w:r>
      <w:r>
        <w:t>0.</w:t>
      </w:r>
      <w:r>
        <w:br/>
      </w:r>
    </w:p>
    <w:p w:rsidR="007C52E7" w:rsidRDefault="00A47A25" w14:paraId="7790E031" w14:textId="77777777">
      <w:pPr>
        <w:numPr>
          <w:ilvl w:val="0"/>
          <w:numId w:val="6"/>
        </w:numPr>
      </w:pPr>
      <w:r>
        <w:rPr>
          <w:b/>
          <w:bCs/>
        </w:rPr>
        <w:t>Cultura e Lazer:</w:t>
      </w:r>
      <w:r>
        <w:t xml:space="preserve"> Vibrante com mercados (Mineirinho), shows, parques (Pampulha) e gastronomia mineira.</w:t>
      </w:r>
      <w:r>
        <w:br/>
      </w:r>
    </w:p>
    <w:p w:rsidR="007C52E7" w:rsidRDefault="00A47A25" w14:paraId="0BF5B516" w14:textId="77777777">
      <w:pPr>
        <w:numPr>
          <w:ilvl w:val="0"/>
          <w:numId w:val="6"/>
        </w:numPr>
      </w:pPr>
      <w:r>
        <w:rPr>
          <w:b/>
          <w:bCs/>
        </w:rPr>
        <w:t>Clima e Geografia:</w:t>
      </w:r>
      <w:r>
        <w:t xml:space="preserve"> Subtropical de altitude (média 23°C), verões chuvosos; relevo montanhoso com serras.</w:t>
      </w:r>
      <w:r>
        <w:br/>
      </w:r>
    </w:p>
    <w:p w:rsidR="007C52E7" w:rsidRDefault="00A47A25" w14:paraId="6C30B514" w14:textId="158C4362">
      <w:pPr>
        <w:numPr>
          <w:ilvl w:val="0"/>
          <w:numId w:val="6"/>
        </w:numPr>
      </w:pPr>
      <w:r>
        <w:rPr>
          <w:b/>
          <w:bCs/>
        </w:rPr>
        <w:t>Transporte Público:</w:t>
      </w:r>
      <w:r>
        <w:t xml:space="preserve"> Ônibus, metrô e BRT </w:t>
      </w:r>
      <w:r>
        <w:t>(</w:t>
      </w:r>
      <w:r>
        <w:t xml:space="preserve">R$ </w:t>
      </w:r>
      <w:r>
        <w:t>6</w:t>
      </w:r>
      <w:r>
        <w:t>,50/viagem).</w:t>
      </w:r>
      <w:r>
        <w:br/>
      </w:r>
    </w:p>
    <w:p w:rsidR="007C52E7" w:rsidRDefault="00A47A25" w14:paraId="239FA0ED" w14:textId="77777777">
      <w:pPr>
        <w:numPr>
          <w:ilvl w:val="0"/>
          <w:numId w:val="6"/>
        </w:numPr>
        <w:spacing w:after="240"/>
      </w:pPr>
      <w:r>
        <w:rPr>
          <w:b/>
          <w:bCs/>
        </w:rPr>
        <w:t>Saúde e Segurança:</w:t>
      </w:r>
      <w:r>
        <w:t xml:space="preserve"> </w:t>
      </w:r>
      <w:r>
        <w:t xml:space="preserve">Sistema Único de Saúde com </w:t>
      </w:r>
      <w:r>
        <w:t>Hospitais públicos/privados de qualidade; bairros centrais seguros para estudantes.</w:t>
      </w:r>
      <w:r>
        <w:br/>
      </w:r>
    </w:p>
    <w:p w:rsidR="007C52E7" w:rsidRDefault="00A47A25" w14:paraId="57171F1F" w14:textId="77777777">
      <w:r>
        <w:pict w14:anchorId="022A5E82">
          <v:rect id="Horizontal Line 6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8" filled="f">
            <o:lock v:ext="edit" rotation="t" verticies="t" text="t" aspectratio="t" shapetype="t"/>
            <w10:anchorlock/>
          </v:rect>
        </w:pict>
      </w:r>
    </w:p>
    <w:p w:rsidR="007C52E7" w:rsidRDefault="00A47A25" w14:paraId="2D11D895" w14:textId="4101BD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name="_k7tl5v7api3y" w:colFirst="0" w:colLast="0" w:id="7"/>
      <w:bookmarkEnd w:id="7"/>
      <w:r>
        <w:rPr>
          <w:sz w:val="34"/>
          <w:szCs w:val="34"/>
        </w:rPr>
        <w:t xml:space="preserve">Perguntas Frequentes (FAQ) </w:t>
      </w:r>
      <w:r w:rsidR="0099296A">
        <w:rPr>
          <w:sz w:val="34"/>
          <w:szCs w:val="34"/>
        </w:rPr>
        <w:t>sobre estudar</w:t>
      </w:r>
      <w:r>
        <w:rPr>
          <w:sz w:val="34"/>
          <w:szCs w:val="34"/>
        </w:rPr>
        <w:t xml:space="preserve"> n</w:t>
      </w:r>
      <w:r>
        <w:rPr>
          <w:sz w:val="34"/>
          <w:szCs w:val="34"/>
        </w:rPr>
        <w:t>o</w:t>
      </w:r>
      <w:r>
        <w:rPr>
          <w:sz w:val="34"/>
          <w:szCs w:val="34"/>
        </w:rPr>
        <w:t xml:space="preserve"> CEFET-MG</w:t>
      </w:r>
    </w:p>
    <w:p w:rsidR="007C52E7" w:rsidRDefault="00A47A25" w14:paraId="20AE8A52" w14:textId="77777777">
      <w:pPr>
        <w:numPr>
          <w:ilvl w:val="0"/>
          <w:numId w:val="7"/>
        </w:numPr>
        <w:spacing w:before="240"/>
      </w:pPr>
      <w:r>
        <w:rPr>
          <w:b/>
          <w:bCs/>
        </w:rPr>
        <w:t>1) Cursos e Programas Acadêmicos</w:t>
      </w:r>
      <w:r>
        <w:rPr>
          <w:b/>
          <w:bCs/>
        </w:rPr>
        <w:br/>
      </w:r>
    </w:p>
    <w:p w:rsidR="007C52E7" w:rsidP="005B6404" w:rsidRDefault="00A47A25" w14:paraId="62FD3C7C" w14:textId="7ABC7DE4">
      <w:pPr>
        <w:numPr>
          <w:ilvl w:val="1"/>
          <w:numId w:val="7"/>
        </w:numPr>
        <w:jc w:val="both"/>
      </w:pPr>
      <w:r>
        <w:t xml:space="preserve">Quais cursos para </w:t>
      </w:r>
      <w:r>
        <w:t xml:space="preserve">estudantes </w:t>
      </w:r>
      <w:r>
        <w:t>internacionais? Técnicos, graduação e pós</w:t>
      </w:r>
      <w:r>
        <w:t>-graduaç</w:t>
      </w:r>
      <w:r>
        <w:t>ão.</w:t>
      </w:r>
      <w:r>
        <w:t xml:space="preserve"> </w:t>
      </w:r>
      <w:r w:rsidR="00233EC1">
        <w:t>C</w:t>
      </w:r>
      <w:r>
        <w:t>onsulte site oficial</w:t>
      </w:r>
      <w:r>
        <w:t>.</w:t>
      </w:r>
    </w:p>
    <w:p w:rsidR="007C52E7" w:rsidP="005B6404" w:rsidRDefault="00A47A25" w14:paraId="280652F1" w14:textId="2F22EFB6">
      <w:pPr>
        <w:numPr>
          <w:ilvl w:val="1"/>
          <w:numId w:val="7"/>
        </w:numPr>
        <w:jc w:val="both"/>
      </w:pPr>
      <w:r>
        <w:t xml:space="preserve">Programas de mobilidade? Editais </w:t>
      </w:r>
      <w:r>
        <w:t xml:space="preserve">publicados pela </w:t>
      </w:r>
      <w:r>
        <w:t xml:space="preserve">SRI </w:t>
      </w:r>
      <w:r>
        <w:t>e pelo MRE, programa PEC-G e PEC-PG.</w:t>
      </w:r>
    </w:p>
    <w:p w:rsidRPr="00B61EC9" w:rsidR="00233EC1" w:rsidP="005B6404" w:rsidRDefault="00A47A25" w14:paraId="31AD7188" w14:textId="77777777">
      <w:pPr>
        <w:numPr>
          <w:ilvl w:val="0"/>
          <w:numId w:val="7"/>
        </w:numPr>
        <w:jc w:val="both"/>
      </w:pPr>
      <w:r>
        <w:rPr>
          <w:b/>
          <w:bCs/>
        </w:rPr>
        <w:t>2) Processo Seletivo e Admissão</w:t>
      </w:r>
    </w:p>
    <w:p w:rsidR="007C52E7" w:rsidP="00B61EC9" w:rsidRDefault="007C52E7" w14:paraId="15A89EA0" w14:textId="2C368C50">
      <w:pPr>
        <w:ind w:left="720"/>
        <w:jc w:val="both"/>
      </w:pPr>
    </w:p>
    <w:p w:rsidR="007C52E7" w:rsidP="005B6404" w:rsidRDefault="00A47A25" w14:paraId="00DA2703" w14:textId="43FBB61E">
      <w:pPr>
        <w:numPr>
          <w:ilvl w:val="1"/>
          <w:numId w:val="7"/>
        </w:numPr>
        <w:jc w:val="both"/>
      </w:pPr>
      <w:r>
        <w:t xml:space="preserve">Como candidatar-se? </w:t>
      </w:r>
      <w:r>
        <w:t xml:space="preserve">Por meio de editais </w:t>
      </w:r>
      <w:r>
        <w:t>PEC-</w:t>
      </w:r>
      <w:r>
        <w:t xml:space="preserve">; </w:t>
      </w:r>
      <w:r>
        <w:t xml:space="preserve">GCub. </w:t>
      </w:r>
    </w:p>
    <w:p w:rsidR="00233EC1" w:rsidP="005B6404" w:rsidRDefault="00A47A25" w14:paraId="0722716A" w14:textId="77777777">
      <w:pPr>
        <w:numPr>
          <w:ilvl w:val="1"/>
          <w:numId w:val="7"/>
        </w:numPr>
        <w:jc w:val="both"/>
      </w:pPr>
      <w:r>
        <w:t xml:space="preserve">Documentos? </w:t>
      </w:r>
      <w:r>
        <w:t xml:space="preserve">De acordo com edital. </w:t>
      </w:r>
    </w:p>
    <w:p w:rsidR="007C52E7" w:rsidP="00B61EC9" w:rsidRDefault="007C52E7" w14:paraId="4C174B1F" w14:textId="43B1B5E6">
      <w:pPr>
        <w:ind w:left="1440"/>
        <w:jc w:val="both"/>
      </w:pPr>
    </w:p>
    <w:p w:rsidRPr="00B61EC9" w:rsidR="00233EC1" w:rsidP="005B6404" w:rsidRDefault="00A47A25" w14:paraId="595BDC20" w14:textId="77777777">
      <w:pPr>
        <w:numPr>
          <w:ilvl w:val="0"/>
          <w:numId w:val="7"/>
        </w:numPr>
        <w:jc w:val="both"/>
      </w:pPr>
      <w:r>
        <w:rPr>
          <w:b/>
          <w:bCs/>
        </w:rPr>
        <w:t>3) Vida no Campus e Suporte ao Estudante</w:t>
      </w:r>
    </w:p>
    <w:p w:rsidR="007C52E7" w:rsidP="00B61EC9" w:rsidRDefault="007C52E7" w14:paraId="34A9C479" w14:textId="139C146B">
      <w:pPr>
        <w:ind w:left="720"/>
        <w:jc w:val="both"/>
      </w:pPr>
    </w:p>
    <w:p w:rsidR="007C52E7" w:rsidP="005B6404" w:rsidRDefault="00A47A25" w14:paraId="6FE31D96" w14:textId="48BBBA39">
      <w:pPr>
        <w:numPr>
          <w:ilvl w:val="1"/>
          <w:numId w:val="7"/>
        </w:numPr>
        <w:jc w:val="both"/>
      </w:pPr>
      <w:r>
        <w:t xml:space="preserve">Moradia disponível? </w:t>
      </w:r>
      <w:r>
        <w:t xml:space="preserve">Não, apenas </w:t>
      </w:r>
      <w:r>
        <w:t>o</w:t>
      </w:r>
      <w:r>
        <w:t xml:space="preserve">rientação para </w:t>
      </w:r>
      <w:r>
        <w:t xml:space="preserve">contratação de </w:t>
      </w:r>
      <w:r w:rsidR="00233EC1">
        <w:t>moradias próximas</w:t>
      </w:r>
      <w:r>
        <w:t>.</w:t>
      </w:r>
      <w:r>
        <w:br/>
      </w:r>
    </w:p>
    <w:p w:rsidR="00233EC1" w:rsidP="005B6404" w:rsidRDefault="00A47A25" w14:paraId="62ADB148" w14:textId="77777777">
      <w:pPr>
        <w:numPr>
          <w:ilvl w:val="1"/>
          <w:numId w:val="7"/>
        </w:numPr>
        <w:jc w:val="both"/>
      </w:pPr>
      <w:r>
        <w:t>Suporte saúde/psicológico? Assistência estudantil nos campi.</w:t>
      </w:r>
    </w:p>
    <w:p w:rsidR="007C52E7" w:rsidP="00B61EC9" w:rsidRDefault="007C52E7" w14:paraId="76F2F634" w14:textId="5984861E">
      <w:pPr>
        <w:ind w:left="1080"/>
        <w:jc w:val="both"/>
      </w:pPr>
    </w:p>
    <w:p w:rsidR="007C52E7" w:rsidRDefault="00A47A25" w14:paraId="4A0F3535" w14:textId="77777777">
      <w:r>
        <w:pict w14:anchorId="7D6394E8">
          <v:rect id="Horizontal Line 7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7" filled="f">
            <o:lock v:ext="edit" rotation="t" verticies="t" text="t" aspectratio="t" shapetype="t"/>
            <w10:anchorlock/>
          </v:rect>
        </w:pict>
      </w:r>
    </w:p>
    <w:p w:rsidR="007C52E7" w:rsidRDefault="00A47A25" w14:paraId="4479031A" w14:textId="77777777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name="_xxhmgj4dro33" w:colFirst="0" w:colLast="0" w:id="8"/>
      <w:bookmarkEnd w:id="8"/>
      <w:r>
        <w:rPr>
          <w:sz w:val="34"/>
          <w:szCs w:val="34"/>
        </w:rPr>
        <w:t>Contato: Relações Internacionais</w:t>
      </w:r>
    </w:p>
    <w:p w:rsidR="007C52E7" w:rsidRDefault="00A47A25" w14:paraId="7178D5E8" w14:textId="77777777">
      <w:pPr>
        <w:numPr>
          <w:ilvl w:val="0"/>
          <w:numId w:val="8"/>
        </w:numPr>
        <w:spacing w:before="240"/>
      </w:pPr>
      <w:r>
        <w:rPr>
          <w:b/>
          <w:bCs/>
        </w:rPr>
        <w:t>Nome da área:</w:t>
      </w:r>
      <w:r>
        <w:t xml:space="preserve"> </w:t>
      </w:r>
      <w:r>
        <w:rPr>
          <w:b/>
          <w:bCs/>
        </w:rPr>
        <w:t>Secretaria de Relações Internacionais (SRI)</w:t>
      </w:r>
      <w:r>
        <w:t>.</w:t>
      </w:r>
      <w:r>
        <w:br/>
      </w:r>
    </w:p>
    <w:p w:rsidR="007C52E7" w:rsidP="005B6404" w:rsidRDefault="00A47A25" w14:paraId="43B320D7" w14:textId="2DEBC441">
      <w:pPr>
        <w:numPr>
          <w:ilvl w:val="0"/>
          <w:numId w:val="8"/>
        </w:numPr>
        <w:jc w:val="both"/>
      </w:pPr>
      <w:r>
        <w:rPr>
          <w:b/>
          <w:bCs/>
        </w:rPr>
        <w:t>Canais de Atendimento:</w:t>
      </w:r>
      <w:r>
        <w:t xml:space="preserve"> Site</w:t>
      </w:r>
      <w:hyperlink r:id="rId18">
        <w:r>
          <w:t xml:space="preserve"> </w:t>
        </w:r>
      </w:hyperlink>
      <w:r>
        <w:t xml:space="preserve"> https://www.sri.cefetmg.br/</w:t>
      </w:r>
      <w:r>
        <w:t xml:space="preserve">; telefone geral </w:t>
      </w:r>
      <w:r>
        <w:t>+55</w:t>
      </w:r>
      <w:r w:rsidR="00435208">
        <w:t xml:space="preserve"> </w:t>
      </w:r>
      <w:r>
        <w:t>(31) 3319-7</w:t>
      </w:r>
      <w:r>
        <w:t>074</w:t>
      </w:r>
      <w:r>
        <w:t xml:space="preserve">; </w:t>
      </w:r>
      <w:r>
        <w:t xml:space="preserve">WhatsApp </w:t>
      </w:r>
      <w:r>
        <w:t xml:space="preserve">+55 </w:t>
      </w:r>
      <w:r w:rsidR="00435208">
        <w:t>(</w:t>
      </w:r>
      <w:r>
        <w:t>31</w:t>
      </w:r>
      <w:r w:rsidR="00435208">
        <w:t>)</w:t>
      </w:r>
      <w:r>
        <w:t xml:space="preserve"> 3319-7074</w:t>
      </w:r>
      <w:r>
        <w:t xml:space="preserve"> </w:t>
      </w:r>
      <w:r>
        <w:t xml:space="preserve">endereço: Av. Amazonas, 5253, </w:t>
      </w:r>
      <w:r>
        <w:t xml:space="preserve">prédio administrativo, 2° andar. </w:t>
      </w:r>
      <w:r>
        <w:t xml:space="preserve">Nova Suíça, BH/MG. </w:t>
      </w:r>
    </w:p>
    <w:p w:rsidR="007C52E7" w:rsidRDefault="00A47A25" w14:paraId="49FF9FD0" w14:textId="77777777">
      <w:pPr>
        <w:numPr>
          <w:ilvl w:val="0"/>
          <w:numId w:val="8"/>
        </w:numPr>
      </w:pPr>
      <w:r>
        <w:rPr>
          <w:b/>
          <w:bCs/>
        </w:rPr>
        <w:t>Horário de Atendimento:</w:t>
      </w:r>
      <w:r>
        <w:t xml:space="preserve"> Segunda a sexta</w:t>
      </w:r>
      <w:r>
        <w:t>-feira</w:t>
      </w:r>
      <w:r>
        <w:t>, horário comercial.</w:t>
      </w:r>
      <w:r>
        <w:br/>
      </w:r>
    </w:p>
    <w:p w:rsidR="007C52E7" w:rsidRDefault="00A47A25" w14:paraId="6EA2C1E1" w14:textId="2AF599BD">
      <w:pPr>
        <w:numPr>
          <w:ilvl w:val="0"/>
          <w:numId w:val="8"/>
        </w:numPr>
        <w:spacing w:after="240"/>
      </w:pPr>
      <w:r>
        <w:rPr>
          <w:b/>
          <w:bCs/>
        </w:rPr>
        <w:t>Como podemos ajudar?</w:t>
      </w:r>
      <w:r>
        <w:t xml:space="preserve"> </w:t>
      </w:r>
      <w:r>
        <w:t xml:space="preserve">Orientação inicial, </w:t>
      </w:r>
    </w:p>
    <w:p w:rsidR="007C52E7" w:rsidRDefault="00A47A25" w14:paraId="74F4D457" w14:textId="77777777">
      <w:r>
        <w:pict w14:anchorId="39A5DFC5">
          <v:rect id="Horizontal Line 8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6" filled="f">
            <o:lock v:ext="edit" rotation="t" verticies="t" text="t" aspectratio="t" shapetype="t"/>
            <w10:anchorlock/>
          </v:rect>
        </w:pict>
      </w:r>
    </w:p>
    <w:p w:rsidR="007C52E7" w:rsidRDefault="00A47A25" w14:paraId="6F82F454" w14:textId="77777777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name="_47va6blyuv8z" w:colFirst="0" w:colLast="0" w:id="9"/>
      <w:bookmarkEnd w:id="9"/>
      <w:r>
        <w:rPr>
          <w:sz w:val="34"/>
          <w:szCs w:val="34"/>
        </w:rPr>
        <w:t>Homepage</w:t>
      </w:r>
    </w:p>
    <w:p w:rsidR="007C52E7" w:rsidP="005B6404" w:rsidRDefault="00A47A25" w14:paraId="0DE43BEC" w14:textId="77777777">
      <w:pPr>
        <w:spacing w:before="240" w:after="240"/>
        <w:jc w:val="both"/>
      </w:pPr>
      <w:r>
        <w:t xml:space="preserve">Bem-vindo ao </w:t>
      </w:r>
      <w:r>
        <w:rPr>
          <w:b/>
          <w:bCs/>
        </w:rPr>
        <w:t>CEFET-MG</w:t>
      </w:r>
      <w:r>
        <w:t xml:space="preserve"> para estudantes internacionais! Instituição centenária (1910) com 11 campi em MG, excelência tecnológica (23º entre federais), pesquisa inovadora e SRI acolhedora com PLE e Buddy. Explore histórico, vida no campus, internacionalização e Belo Horizonte dinâmica.</w:t>
      </w:r>
    </w:p>
    <w:p w:rsidR="007C52E7" w:rsidRDefault="007C52E7" w14:paraId="0911FD78" w14:textId="77777777"/>
    <w:sectPr w:rsidR="007C52E7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nitials="" w:author="Conrado Rodrigues CEFET-MG" w:date="2026-05-06T10:01:00Z" w:id="4">
    <w:p w:rsidR="007C52E7" w:rsidRDefault="00F81FE7" w14:paraId="6586E14A" w14:textId="77777777">
      <w:pPr>
        <w:pStyle w:val="Textodecomentrio"/>
      </w:pPr>
      <w:r>
        <w:rPr>
          <w:rStyle w:val="Refdecomentrio"/>
        </w:rPr>
        <w:annotationRef/>
      </w:r>
      <w:r>
        <w:t>Neste item, peço que vejam que informação pode se enquadrar aqui. Talvez usar alguma coisa da última versão do Changing lives.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586E14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586E14A" w16cid:durableId="2FBE01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A47A25" w:rsidRDefault="00A47A25" w14:paraId="58B1ADAA" w14:textId="77777777">
      <w:pPr>
        <w:spacing w:line="240" w:lineRule="auto"/>
      </w:pPr>
      <w:r>
        <w:separator/>
      </w:r>
    </w:p>
  </w:endnote>
  <w:endnote w:type="continuationSeparator" w:id="0">
    <w:p w:rsidR="00A47A25" w:rsidRDefault="00A47A25" w14:paraId="0B1D40F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A50C87C9-D465-EE4E-A5D8-CB009DCF0DEC}" r:id="rId1"/>
    <w:embedBold w:fontKey="{197855CE-7412-EB44-BB5A-186791AB0575}" r:id="rId2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EE169E71-23AC-C94A-80C2-2B94F637AD75}" r:id="rId3"/>
    <w:embedBold w:fontKey="{34063AF6-3042-364D-8324-1501A69C2D6B}" r:id="rId4"/>
    <w:embedItalic w:fontKey="{34180C5C-F3DF-B740-80AB-8F86506D6E03}" r:id="rId5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5420C8A8-0D10-5141-8B51-05A5487E9F35}" r:id="rId6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w:fontKey="{D413E84E-D142-794B-B9A8-AF18E92B0441}" r:id="rId7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0549876-C461-EA47-92F0-3898A95ACC7F}" r:id="rId8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233BEAA-4E74-F24C-870F-251D6E7BD120}" r:id="rId9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A47A25" w:rsidRDefault="00A47A25" w14:paraId="2B97BE23" w14:textId="77777777">
      <w:r>
        <w:separator/>
      </w:r>
    </w:p>
  </w:footnote>
  <w:footnote w:type="continuationSeparator" w:id="0">
    <w:p w:rsidR="00A47A25" w:rsidRDefault="00A47A25" w14:paraId="226D0DB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5E64DC"/>
    <w:multiLevelType w:val="multilevel"/>
    <w:tmpl w:val="115E6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40D14"/>
    <w:multiLevelType w:val="multilevel"/>
    <w:tmpl w:val="17B40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723007"/>
    <w:multiLevelType w:val="multilevel"/>
    <w:tmpl w:val="1A72300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982D70"/>
    <w:multiLevelType w:val="multilevel"/>
    <w:tmpl w:val="32982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AC0B35"/>
    <w:multiLevelType w:val="multilevel"/>
    <w:tmpl w:val="37AC0B3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A209BB"/>
    <w:multiLevelType w:val="multilevel"/>
    <w:tmpl w:val="5FA209B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A143B5"/>
    <w:multiLevelType w:val="multilevel"/>
    <w:tmpl w:val="6BA143B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EB5013"/>
    <w:multiLevelType w:val="multilevel"/>
    <w:tmpl w:val="73EB501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3B02B6"/>
    <w:multiLevelType w:val="multilevel"/>
    <w:tmpl w:val="7A3B0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6056934">
    <w:abstractNumId w:val="5"/>
  </w:num>
  <w:num w:numId="2" w16cid:durableId="218052142">
    <w:abstractNumId w:val="7"/>
  </w:num>
  <w:num w:numId="3" w16cid:durableId="1469785781">
    <w:abstractNumId w:val="3"/>
  </w:num>
  <w:num w:numId="4" w16cid:durableId="1957517284">
    <w:abstractNumId w:val="4"/>
  </w:num>
  <w:num w:numId="5" w16cid:durableId="946159523">
    <w:abstractNumId w:val="2"/>
  </w:num>
  <w:num w:numId="6" w16cid:durableId="164521702">
    <w:abstractNumId w:val="0"/>
  </w:num>
  <w:num w:numId="7" w16cid:durableId="1026562560">
    <w:abstractNumId w:val="1"/>
  </w:num>
  <w:num w:numId="8" w16cid:durableId="761989903">
    <w:abstractNumId w:val="8"/>
  </w:num>
  <w:num w:numId="9" w16cid:durableId="212973761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onrado Rodrigues CEFET-MG">
    <w15:presenceInfo w15:providerId="Windows Live" w15:userId="64b8da1456d529f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embedTrueTypeFonts/>
  <w:trackRevisions w:val="tru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F66"/>
    <w:rsid w:val="00070E4E"/>
    <w:rsid w:val="00073465"/>
    <w:rsid w:val="000A3D4E"/>
    <w:rsid w:val="000B03A4"/>
    <w:rsid w:val="000E69A8"/>
    <w:rsid w:val="001077DC"/>
    <w:rsid w:val="00125AA8"/>
    <w:rsid w:val="0015485F"/>
    <w:rsid w:val="0015774D"/>
    <w:rsid w:val="001637A1"/>
    <w:rsid w:val="001733F0"/>
    <w:rsid w:val="001B7465"/>
    <w:rsid w:val="001C4E9D"/>
    <w:rsid w:val="001C7889"/>
    <w:rsid w:val="001D2D07"/>
    <w:rsid w:val="001E39F5"/>
    <w:rsid w:val="001F3BD9"/>
    <w:rsid w:val="00206732"/>
    <w:rsid w:val="00221347"/>
    <w:rsid w:val="00233EC1"/>
    <w:rsid w:val="00274162"/>
    <w:rsid w:val="00276620"/>
    <w:rsid w:val="002B61BB"/>
    <w:rsid w:val="002F0567"/>
    <w:rsid w:val="00311D92"/>
    <w:rsid w:val="0031338A"/>
    <w:rsid w:val="00316E31"/>
    <w:rsid w:val="00317716"/>
    <w:rsid w:val="00353425"/>
    <w:rsid w:val="003801FB"/>
    <w:rsid w:val="0038690D"/>
    <w:rsid w:val="003C535F"/>
    <w:rsid w:val="003D1CB3"/>
    <w:rsid w:val="003F0C95"/>
    <w:rsid w:val="003F4466"/>
    <w:rsid w:val="004111AA"/>
    <w:rsid w:val="00414C59"/>
    <w:rsid w:val="004301EC"/>
    <w:rsid w:val="00435208"/>
    <w:rsid w:val="004538BE"/>
    <w:rsid w:val="00463808"/>
    <w:rsid w:val="0047044E"/>
    <w:rsid w:val="00485ADB"/>
    <w:rsid w:val="004905E1"/>
    <w:rsid w:val="004A1951"/>
    <w:rsid w:val="004A2BF1"/>
    <w:rsid w:val="004B4E43"/>
    <w:rsid w:val="004E5023"/>
    <w:rsid w:val="00507306"/>
    <w:rsid w:val="005079B2"/>
    <w:rsid w:val="005B070A"/>
    <w:rsid w:val="005B6404"/>
    <w:rsid w:val="005C6E70"/>
    <w:rsid w:val="005C6FDC"/>
    <w:rsid w:val="005D050A"/>
    <w:rsid w:val="006105D1"/>
    <w:rsid w:val="00615201"/>
    <w:rsid w:val="00670B86"/>
    <w:rsid w:val="006712ED"/>
    <w:rsid w:val="006A749B"/>
    <w:rsid w:val="006D3434"/>
    <w:rsid w:val="00700ACD"/>
    <w:rsid w:val="00734CD5"/>
    <w:rsid w:val="00741C01"/>
    <w:rsid w:val="00770697"/>
    <w:rsid w:val="007A4D21"/>
    <w:rsid w:val="007B0926"/>
    <w:rsid w:val="007C27DB"/>
    <w:rsid w:val="007C52E7"/>
    <w:rsid w:val="007C7279"/>
    <w:rsid w:val="00803E9C"/>
    <w:rsid w:val="00804339"/>
    <w:rsid w:val="00824A09"/>
    <w:rsid w:val="00834017"/>
    <w:rsid w:val="00865662"/>
    <w:rsid w:val="0087157F"/>
    <w:rsid w:val="008D32BA"/>
    <w:rsid w:val="008D6D4A"/>
    <w:rsid w:val="008E4048"/>
    <w:rsid w:val="00905A6A"/>
    <w:rsid w:val="00906D44"/>
    <w:rsid w:val="00916DC4"/>
    <w:rsid w:val="009424ED"/>
    <w:rsid w:val="009477DC"/>
    <w:rsid w:val="00967278"/>
    <w:rsid w:val="0099296A"/>
    <w:rsid w:val="00A47A25"/>
    <w:rsid w:val="00A6285C"/>
    <w:rsid w:val="00A702CE"/>
    <w:rsid w:val="00AB7AE7"/>
    <w:rsid w:val="00AC5744"/>
    <w:rsid w:val="00AE1FF6"/>
    <w:rsid w:val="00B1029F"/>
    <w:rsid w:val="00B34A0B"/>
    <w:rsid w:val="00B60A30"/>
    <w:rsid w:val="00B61EC9"/>
    <w:rsid w:val="00B66FE1"/>
    <w:rsid w:val="00B77E58"/>
    <w:rsid w:val="00B80B60"/>
    <w:rsid w:val="00BA51F6"/>
    <w:rsid w:val="00BF10DB"/>
    <w:rsid w:val="00C03ED5"/>
    <w:rsid w:val="00C11810"/>
    <w:rsid w:val="00C503A4"/>
    <w:rsid w:val="00C52355"/>
    <w:rsid w:val="00C550C8"/>
    <w:rsid w:val="00C802D8"/>
    <w:rsid w:val="00CA126E"/>
    <w:rsid w:val="00D3444E"/>
    <w:rsid w:val="00D520D6"/>
    <w:rsid w:val="00D65C94"/>
    <w:rsid w:val="00D80831"/>
    <w:rsid w:val="00D82232"/>
    <w:rsid w:val="00DA132F"/>
    <w:rsid w:val="00DB568C"/>
    <w:rsid w:val="00DD2B42"/>
    <w:rsid w:val="00DE6624"/>
    <w:rsid w:val="00E001B7"/>
    <w:rsid w:val="00E02384"/>
    <w:rsid w:val="00E24394"/>
    <w:rsid w:val="00E248B5"/>
    <w:rsid w:val="00E36CE4"/>
    <w:rsid w:val="00E44577"/>
    <w:rsid w:val="00E44C9A"/>
    <w:rsid w:val="00E453DF"/>
    <w:rsid w:val="00E50AD8"/>
    <w:rsid w:val="00E5369D"/>
    <w:rsid w:val="00E73016"/>
    <w:rsid w:val="00EC10D2"/>
    <w:rsid w:val="00ED0BF4"/>
    <w:rsid w:val="00ED0C31"/>
    <w:rsid w:val="00EF2F94"/>
    <w:rsid w:val="00F021EC"/>
    <w:rsid w:val="00F23CB8"/>
    <w:rsid w:val="00F351B5"/>
    <w:rsid w:val="00F53C2E"/>
    <w:rsid w:val="00F81FE7"/>
    <w:rsid w:val="00FA1477"/>
    <w:rsid w:val="00FA5025"/>
    <w:rsid w:val="00FA6F66"/>
    <w:rsid w:val="00FC5318"/>
    <w:rsid w:val="00FC7161"/>
    <w:rsid w:val="00FD3BF6"/>
    <w:rsid w:val="00FF44D8"/>
    <w:rsid w:val="24E721BF"/>
    <w:rsid w:val="BFF77AF6"/>
    <w:rsid w:val="F3908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C821CFE"/>
  <w15:docId w15:val="{B3BF37EA-4975-AD49-8BB1-447FEAC4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hAnsi="Arial" w:eastAsia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pPr>
      <w:spacing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600" w:after="300"/>
      <w:ind w:left="566" w:hanging="360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next w:val="Normal"/>
    <w:pPr>
      <w:keepNext/>
      <w:keepLines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0" w:after="200"/>
      <w:ind w:left="850" w:hanging="3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ind w:left="915" w:hanging="36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40" w:after="40"/>
      <w:ind w:left="708" w:hanging="36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80" w:after="80"/>
      <w:outlineLvl w:val="5"/>
    </w:pPr>
    <w:rPr>
      <w:i/>
      <w:iCs/>
      <w:color w:val="666666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ebaloChar" w:customStyle="1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Reviso1" w:customStyle="1">
    <w:name w:val="Revisão1"/>
    <w:hidden/>
    <w:uiPriority w:val="99"/>
    <w:semiHidden/>
    <w:rPr>
      <w:sz w:val="22"/>
      <w:szCs w:val="22"/>
    </w:rPr>
  </w:style>
  <w:style w:type="character" w:styleId="TextodecomentrioChar" w:customStyle="1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paragraph" w:styleId="Reviso">
    <w:name w:val="Revision"/>
    <w:hidden/>
    <w:uiPriority w:val="99"/>
    <w:unhideWhenUsed/>
    <w:rsid w:val="00F81FE7"/>
    <w:rPr>
      <w:sz w:val="22"/>
      <w:szCs w:val="22"/>
    </w:rPr>
  </w:style>
  <w:style w:type="paragraph" w:styleId="PargrafodaLista">
    <w:name w:val="List Paragraph"/>
    <w:basedOn w:val="Normal"/>
    <w:uiPriority w:val="99"/>
    <w:semiHidden/>
    <w:unhideWhenUsed/>
    <w:rsid w:val="00F02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ri@cefetmg.br" TargetMode="External"/><Relationship Id="rId18" Type="http://schemas.openxmlformats.org/officeDocument/2006/relationships/hyperlink" Target="http://www.sri.cefetmg.br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cefetmg.br/" TargetMode="Externa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cefetmg.br/" TargetMode="External"/><Relationship Id="rId5" Type="http://schemas.openxmlformats.org/officeDocument/2006/relationships/styles" Target="styles.xml"/><Relationship Id="rId15" Type="http://schemas.openxmlformats.org/officeDocument/2006/relationships/comments" Target="comments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ri.cefetmg.br/wp-content/uploads/sites/84/2026/04/Catalogo_CEFETMG_Changing_Lives_2026_digital.pdf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CC8354B2-80B4-4A5A-A51B-EF1F004B76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69C956-B7F1-4A69-9C86-B36538E2CBFE}"/>
</file>

<file path=customXml/itemProps3.xml><?xml version="1.0" encoding="utf-8"?>
<ds:datastoreItem xmlns:ds="http://schemas.openxmlformats.org/officeDocument/2006/customXml" ds:itemID="{C563821E-C1BF-43B0-867E-B6CBEFF58A80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Geovana Chiari Reis</cp:lastModifiedBy>
  <cp:revision>128</cp:revision>
  <dcterms:created xsi:type="dcterms:W3CDTF">2026-05-05T11:19:00Z</dcterms:created>
  <dcterms:modified xsi:type="dcterms:W3CDTF">2026-08-24T23:17:50Z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  <property fmtid="{D5CDD505-2E9C-101B-9397-08002B2CF9AE}" pid="3" name="ContentTypeId">
    <vt:lpwstr>0x010100378A6788210A1247A72AF2F3CC4F6429</vt:lpwstr>
  </property>
  <property fmtid="{D5CDD505-2E9C-101B-9397-08002B2CF9AE}" pid="4" name="MediaServiceImageTags">
    <vt:lpwstr/>
  </property>
</Properties>
</file>