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999" w:rsidRDefault="00166405">
      <w:pPr>
        <w:spacing w:before="240" w:after="240"/>
        <w:jc w:val="both"/>
        <w:rPr>
          <w:color w:val="0000FF"/>
        </w:rPr>
      </w:pPr>
      <w:r>
        <w:rPr>
          <w:color w:val="0000FF"/>
        </w:rPr>
        <w:t>Universidade Federal de Pelotas (UFPel)</w:t>
      </w:r>
    </w:p>
    <w:p w:rsidR="00B06999" w:rsidRDefault="00CE5941">
      <w:pPr>
        <w:jc w:val="both"/>
        <w:rPr>
          <w:color w:val="0000FF"/>
        </w:rPr>
      </w:pPr>
      <w:r>
        <w:pict>
          <v:rect id="_x0000_i1025" style="width:0;height:1.5pt" o:hralign="center" o:hrstd="t" o:hr="t" fillcolor="#a0a0a0" stroked="f"/>
        </w:pict>
      </w: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0" w:name="_dhyrtgmtxo09" w:colFirst="0" w:colLast="0"/>
      <w:bookmarkEnd w:id="0"/>
      <w:r>
        <w:rPr>
          <w:color w:val="0000FF"/>
          <w:sz w:val="34"/>
          <w:szCs w:val="34"/>
        </w:rPr>
        <w:t>Sobre a Universidade</w:t>
      </w:r>
    </w:p>
    <w:p w:rsidR="00B06999" w:rsidRDefault="00166405">
      <w:pPr>
        <w:numPr>
          <w:ilvl w:val="0"/>
          <w:numId w:val="8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Histórico e Legado</w:t>
      </w:r>
      <w:r>
        <w:rPr>
          <w:b/>
          <w:bCs/>
          <w:color w:val="0000FF"/>
        </w:rPr>
        <w:br/>
      </w:r>
    </w:p>
    <w:p w:rsidR="00B06999" w:rsidRDefault="00166405">
      <w:pPr>
        <w:numPr>
          <w:ilvl w:val="1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Ano de Fundação:</w:t>
      </w:r>
      <w:r>
        <w:rPr>
          <w:color w:val="0000FF"/>
        </w:rPr>
        <w:t xml:space="preserve"> Em 8 de agosto de 1969, a Universidade Federal Rural do Rio Grande do Sul foi transformada em Universidade Federal de Pelotas (UFPel), como é reconhecida hoje. </w:t>
      </w:r>
    </w:p>
    <w:p w:rsidR="00B06999" w:rsidRDefault="00166405">
      <w:pPr>
        <w:numPr>
          <w:ilvl w:val="1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Visão Geral:</w:t>
      </w:r>
      <w:r>
        <w:rPr>
          <w:color w:val="0000FF"/>
        </w:rPr>
        <w:t xml:space="preserve"> A Universidade Federal de Pelotas (UFPel) é uma instituição pública de ensino sup</w:t>
      </w:r>
      <w:r>
        <w:rPr>
          <w:color w:val="0000FF"/>
        </w:rPr>
        <w:t>erior mantida pelo Governo Federal, com sede administrativa na cidade de Pelotas, no estado do Rio Grande do Sul. A UFPel oferece uma ampla gama de cursos de graduação e pós-graduação, abrangendo diversas áreas do conhecimento, e destaca-se por sua atuação</w:t>
      </w:r>
      <w:r>
        <w:rPr>
          <w:color w:val="0000FF"/>
        </w:rPr>
        <w:t xml:space="preserve"> em ensino, pesquisa e extensão.</w:t>
      </w:r>
    </w:p>
    <w:p w:rsidR="00B06999" w:rsidRDefault="00B06999">
      <w:pPr>
        <w:ind w:left="1440"/>
        <w:jc w:val="both"/>
        <w:rPr>
          <w:color w:val="0000FF"/>
        </w:rPr>
      </w:pPr>
    </w:p>
    <w:p w:rsidR="00B06999" w:rsidRDefault="00166405">
      <w:pPr>
        <w:numPr>
          <w:ilvl w:val="0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Destaques Acadêmicos e Reconhecimentos</w:t>
      </w:r>
      <w:r>
        <w:rPr>
          <w:b/>
          <w:bCs/>
          <w:color w:val="0000FF"/>
        </w:rPr>
        <w:br/>
      </w:r>
    </w:p>
    <w:p w:rsidR="00B06999" w:rsidRDefault="00166405">
      <w:pPr>
        <w:numPr>
          <w:ilvl w:val="1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Nossos Pilares de Excelência</w:t>
      </w:r>
    </w:p>
    <w:p w:rsidR="00B06999" w:rsidRDefault="00B06999">
      <w:pPr>
        <w:ind w:left="1440"/>
        <w:jc w:val="both"/>
        <w:rPr>
          <w:b/>
          <w:bCs/>
          <w:color w:val="0000FF"/>
        </w:rPr>
      </w:pPr>
    </w:p>
    <w:p w:rsidR="00B06999" w:rsidRDefault="00166405">
      <w:pPr>
        <w:numPr>
          <w:ilvl w:val="2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Liderança e Inovação:</w:t>
      </w:r>
      <w:r>
        <w:rPr>
          <w:color w:val="0000FF"/>
        </w:rPr>
        <w:t xml:space="preserve"> A UFPel possui programas de mestrado e doutorado em todas as áreas do conhecimento, incluindo Ciências Exatas e da Terra, Ciências</w:t>
      </w:r>
      <w:r>
        <w:rPr>
          <w:color w:val="0000FF"/>
        </w:rPr>
        <w:t xml:space="preserve"> Biológicas, Engenharias, Ciências Agrárias, Ciências da Saúde, Ciências Sociais, Ciências Humanas, Direito, Letras e Artes, além de cursos com atuação multidisciplinar, desenvolvendo projetos inovadores.</w:t>
      </w:r>
    </w:p>
    <w:p w:rsidR="00B06999" w:rsidRDefault="00B06999">
      <w:pPr>
        <w:ind w:left="2160"/>
        <w:jc w:val="both"/>
        <w:rPr>
          <w:color w:val="0000FF"/>
        </w:rPr>
      </w:pPr>
    </w:p>
    <w:p w:rsidR="00B06999" w:rsidRDefault="00166405">
      <w:pPr>
        <w:numPr>
          <w:ilvl w:val="2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Reconhecimento Global:</w:t>
      </w:r>
      <w:r>
        <w:rPr>
          <w:color w:val="0000FF"/>
        </w:rPr>
        <w:t xml:space="preserve"> Em 2017, a UFPel figurou no</w:t>
      </w:r>
      <w:r>
        <w:rPr>
          <w:color w:val="0000FF"/>
        </w:rPr>
        <w:t xml:space="preserve"> QS World </w:t>
      </w:r>
      <w:proofErr w:type="spellStart"/>
      <w:r>
        <w:rPr>
          <w:color w:val="0000FF"/>
        </w:rPr>
        <w:t>University</w:t>
      </w:r>
      <w:proofErr w:type="spellEnd"/>
      <w:r>
        <w:rPr>
          <w:color w:val="0000FF"/>
        </w:rPr>
        <w:t xml:space="preserve"> Rankings, ocupando a 83ª posição entre as universidades da América Latina e entre as 170 melhores universidades do bloco econômico BRICS. Em 2023, segundo o mesmo ranking, a UFPel ficou entre as 1000 melhores universidades do mundo, se</w:t>
      </w:r>
      <w:r>
        <w:rPr>
          <w:color w:val="0000FF"/>
        </w:rPr>
        <w:t>ndo considerada a 2ª melhor do estado do Rio Grande do Sul e a 19ª melhor do Brasil. A UFPel conta com um corpo docente altamente qualificado, composto por professores com ampla experiência acadêmica e profissional, muitos dos quais possuem formação e atua</w:t>
      </w:r>
      <w:r>
        <w:rPr>
          <w:color w:val="0000FF"/>
        </w:rPr>
        <w:t>ção internacional, contribuindo para a infraestrutura de pesquisa de alta qualidade.</w:t>
      </w:r>
    </w:p>
    <w:p w:rsidR="00B06999" w:rsidRDefault="00B06999">
      <w:pPr>
        <w:ind w:left="2160"/>
        <w:jc w:val="both"/>
        <w:rPr>
          <w:color w:val="0000FF"/>
        </w:rPr>
      </w:pPr>
    </w:p>
    <w:p w:rsidR="00B06999" w:rsidRDefault="00166405">
      <w:pPr>
        <w:numPr>
          <w:ilvl w:val="2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Missão e Impacto Social:</w:t>
      </w:r>
      <w:r>
        <w:rPr>
          <w:color w:val="0000FF"/>
        </w:rPr>
        <w:t xml:space="preserve"> A missão da UFPel é promover a formação integral e permanente do profissional construindo o conhecimento e a cultura, comprometidos com os valore</w:t>
      </w:r>
      <w:r>
        <w:rPr>
          <w:color w:val="0000FF"/>
        </w:rPr>
        <w:t>s da vida, com a construção e o progresso da sociedade. Consciente de sua responsabilidade social e política, a UFPel busca formar profissionais qualificados para o exercício pleno da cidadania.</w:t>
      </w:r>
    </w:p>
    <w:p w:rsidR="00B06999" w:rsidRDefault="00B06999">
      <w:pPr>
        <w:jc w:val="both"/>
        <w:rPr>
          <w:color w:val="0000FF"/>
        </w:rPr>
      </w:pPr>
    </w:p>
    <w:p w:rsidR="00B06999" w:rsidRDefault="00B06999">
      <w:pPr>
        <w:ind w:left="1440"/>
        <w:jc w:val="both"/>
        <w:rPr>
          <w:color w:val="0000FF"/>
        </w:rPr>
      </w:pPr>
    </w:p>
    <w:p w:rsidR="00B06999" w:rsidRDefault="00166405">
      <w:pPr>
        <w:numPr>
          <w:ilvl w:val="2"/>
          <w:numId w:val="8"/>
        </w:numPr>
        <w:jc w:val="both"/>
        <w:rPr>
          <w:color w:val="0000FF"/>
        </w:rPr>
      </w:pPr>
      <w:r>
        <w:rPr>
          <w:b/>
          <w:bCs/>
          <w:color w:val="0000FF"/>
        </w:rPr>
        <w:t>Experiência Estudantil Enriquecedora:</w:t>
      </w:r>
      <w:r>
        <w:rPr>
          <w:color w:val="0000FF"/>
        </w:rPr>
        <w:t xml:space="preserve"> A UFPel oferece uma e</w:t>
      </w:r>
      <w:r>
        <w:rPr>
          <w:color w:val="0000FF"/>
        </w:rPr>
        <w:t>xperiência acadêmica diversificada, com oportunidades de participação em projetos de pesquisa, extensão e atividades culturais, promovendo a integração e o desenvolvimento pessoal dos estudantes.</w:t>
      </w:r>
    </w:p>
    <w:p w:rsidR="00B06999" w:rsidRDefault="00B06999">
      <w:pPr>
        <w:ind w:left="2160"/>
      </w:pP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1" w:name="_haae5w7mbw9m" w:colFirst="0" w:colLast="0"/>
      <w:bookmarkEnd w:id="1"/>
      <w:r>
        <w:rPr>
          <w:color w:val="0000FF"/>
          <w:sz w:val="34"/>
          <w:szCs w:val="34"/>
        </w:rPr>
        <w:lastRenderedPageBreak/>
        <w:t>Informações Essenciais e Contato</w:t>
      </w:r>
    </w:p>
    <w:p w:rsidR="00B06999" w:rsidRDefault="00166405">
      <w:pPr>
        <w:numPr>
          <w:ilvl w:val="0"/>
          <w:numId w:val="6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Sigla:</w:t>
      </w:r>
      <w:r>
        <w:rPr>
          <w:color w:val="0000FF"/>
        </w:rPr>
        <w:t xml:space="preserve"> UFPel</w:t>
      </w:r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 xml:space="preserve">Nome </w:t>
      </w:r>
      <w:r>
        <w:rPr>
          <w:b/>
          <w:bCs/>
          <w:color w:val="0000FF"/>
        </w:rPr>
        <w:t>Completo:</w:t>
      </w:r>
      <w:r>
        <w:rPr>
          <w:color w:val="0000FF"/>
        </w:rPr>
        <w:t xml:space="preserve"> Universidade Federal de Pelotas</w:t>
      </w:r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>Cidade da Sede:</w:t>
      </w:r>
      <w:r>
        <w:rPr>
          <w:color w:val="0000FF"/>
        </w:rPr>
        <w:t xml:space="preserve"> Pelotas</w:t>
      </w:r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>Estado:</w:t>
      </w:r>
      <w:r>
        <w:rPr>
          <w:color w:val="0000FF"/>
        </w:rPr>
        <w:t xml:space="preserve"> Rio Grande do Sul</w:t>
      </w:r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>Endereço da Sede:</w:t>
      </w:r>
      <w:r>
        <w:rPr>
          <w:color w:val="0000FF"/>
        </w:rPr>
        <w:t xml:space="preserve"> Rua Gomes Carneiro, 1 - Centro, Pelotas - RS, 96010-610</w:t>
      </w:r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>Site Oficial:</w:t>
      </w:r>
      <w:hyperlink r:id="rId8">
        <w:r>
          <w:rPr>
            <w:color w:val="0000FF"/>
          </w:rPr>
          <w:t xml:space="preserve"> </w:t>
        </w:r>
      </w:hyperlink>
      <w:hyperlink r:id="rId9">
        <w:r>
          <w:rPr>
            <w:color w:val="0000FF"/>
            <w:u w:val="single"/>
          </w:rPr>
          <w:t>www.ufpel.edu.br</w:t>
        </w:r>
      </w:hyperlink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>E-mail Oficial (Geral):</w:t>
      </w:r>
      <w:r>
        <w:rPr>
          <w:color w:val="0000FF"/>
        </w:rPr>
        <w:t xml:space="preserve"> reitoria@ufpel.edu.br</w:t>
      </w:r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>Telefone Oficial (Central):</w:t>
      </w:r>
      <w:r>
        <w:rPr>
          <w:color w:val="0000FF"/>
        </w:rPr>
        <w:t xml:space="preserve"> +55 (53) 3284-4000</w:t>
      </w:r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>Outros Campi:</w:t>
      </w:r>
      <w:r>
        <w:rPr>
          <w:color w:val="0000FF"/>
        </w:rPr>
        <w:t xml:space="preserve"> Possui 3 campi na cidade de Pelotas e o Campus Capão do Leão, localizado na cidade de Capão do Leão, RS.</w:t>
      </w:r>
    </w:p>
    <w:p w:rsidR="00B06999" w:rsidRDefault="00166405">
      <w:pPr>
        <w:numPr>
          <w:ilvl w:val="0"/>
          <w:numId w:val="6"/>
        </w:numPr>
        <w:jc w:val="both"/>
        <w:rPr>
          <w:color w:val="0000FF"/>
        </w:rPr>
      </w:pPr>
      <w:r>
        <w:rPr>
          <w:b/>
          <w:bCs/>
          <w:color w:val="0000FF"/>
        </w:rPr>
        <w:t>Redes Sociais:</w:t>
      </w:r>
    </w:p>
    <w:p w:rsidR="00B06999" w:rsidRPr="001040DA" w:rsidRDefault="00166405">
      <w:pPr>
        <w:numPr>
          <w:ilvl w:val="1"/>
          <w:numId w:val="6"/>
        </w:numPr>
        <w:jc w:val="both"/>
        <w:rPr>
          <w:color w:val="0000FF"/>
          <w:lang w:val="en-US"/>
        </w:rPr>
      </w:pPr>
      <w:proofErr w:type="spellStart"/>
      <w:r w:rsidRPr="001040DA">
        <w:rPr>
          <w:color w:val="0000FF"/>
          <w:lang w:val="en-US"/>
        </w:rPr>
        <w:t>Facebook</w:t>
      </w:r>
      <w:proofErr w:type="spellEnd"/>
      <w:r w:rsidRPr="001040DA">
        <w:rPr>
          <w:color w:val="0000FF"/>
          <w:lang w:val="en-US"/>
        </w:rPr>
        <w:t>:</w:t>
      </w:r>
      <w:hyperlink r:id="rId10">
        <w:r w:rsidRPr="001040DA">
          <w:rPr>
            <w:color w:val="0000FF"/>
            <w:lang w:val="en-US"/>
          </w:rPr>
          <w:t xml:space="preserve"> </w:t>
        </w:r>
      </w:hyperlink>
      <w:r w:rsidRPr="001040DA">
        <w:rPr>
          <w:color w:val="0000FF"/>
          <w:lang w:val="en-US"/>
        </w:rPr>
        <w:t>https://www.facebook.com/ufpel</w:t>
      </w:r>
    </w:p>
    <w:p w:rsidR="00B06999" w:rsidRDefault="00166405">
      <w:pPr>
        <w:numPr>
          <w:ilvl w:val="1"/>
          <w:numId w:val="6"/>
        </w:numPr>
        <w:jc w:val="both"/>
        <w:rPr>
          <w:color w:val="0000FF"/>
        </w:rPr>
      </w:pPr>
      <w:proofErr w:type="spellStart"/>
      <w:proofErr w:type="gramStart"/>
      <w:r>
        <w:rPr>
          <w:color w:val="0000FF"/>
        </w:rPr>
        <w:t>YouTube</w:t>
      </w:r>
      <w:proofErr w:type="spellEnd"/>
      <w:proofErr w:type="gramEnd"/>
      <w:r>
        <w:rPr>
          <w:color w:val="0000FF"/>
        </w:rPr>
        <w:t>:</w:t>
      </w:r>
      <w:hyperlink r:id="rId11">
        <w:r>
          <w:rPr>
            <w:color w:val="0000FF"/>
          </w:rPr>
          <w:t xml:space="preserve"> </w:t>
        </w:r>
      </w:hyperlink>
      <w:r>
        <w:rPr>
          <w:color w:val="0000FF"/>
        </w:rPr>
        <w:t>https://www.youtube.com/user/UFPELoficial</w:t>
      </w:r>
    </w:p>
    <w:p w:rsidR="00B06999" w:rsidRDefault="00166405">
      <w:pPr>
        <w:numPr>
          <w:ilvl w:val="1"/>
          <w:numId w:val="6"/>
        </w:numPr>
        <w:jc w:val="both"/>
        <w:rPr>
          <w:color w:val="0000FF"/>
        </w:rPr>
      </w:pPr>
      <w:r>
        <w:rPr>
          <w:color w:val="0000FF"/>
        </w:rPr>
        <w:t>LinkedIn:</w:t>
      </w:r>
      <w:hyperlink r:id="rId12">
        <w:r>
          <w:rPr>
            <w:color w:val="0000FF"/>
          </w:rPr>
          <w:t xml:space="preserve"> </w:t>
        </w:r>
      </w:hyperlink>
      <w:r>
        <w:rPr>
          <w:color w:val="0000FF"/>
        </w:rPr>
        <w:t>não encontrada</w:t>
      </w:r>
    </w:p>
    <w:p w:rsidR="00B06999" w:rsidRDefault="00166405">
      <w:pPr>
        <w:numPr>
          <w:ilvl w:val="1"/>
          <w:numId w:val="6"/>
        </w:numPr>
        <w:spacing w:after="240"/>
        <w:jc w:val="both"/>
        <w:rPr>
          <w:ins w:id="2" w:author="Eduarda" w:date="2026-05-04T17:22:00Z"/>
          <w:color w:val="0000FF"/>
        </w:rPr>
      </w:pPr>
      <w:r>
        <w:rPr>
          <w:color w:val="0000FF"/>
        </w:rPr>
        <w:t xml:space="preserve">Twitter: </w:t>
      </w:r>
      <w:ins w:id="3" w:author="Eduarda" w:date="2026-05-04T17:22:00Z">
        <w:r>
          <w:rPr>
            <w:color w:val="0000FF"/>
          </w:rPr>
          <w:fldChar w:fldCharType="begin"/>
        </w:r>
        <w:r>
          <w:rPr>
            <w:color w:val="0000FF"/>
          </w:rPr>
          <w:instrText xml:space="preserve"> HYPERLINK "</w:instrText>
        </w:r>
      </w:ins>
      <w:r>
        <w:rPr>
          <w:color w:val="0000FF"/>
        </w:rPr>
        <w:instrText>https://x.com/ufpel</w:instrText>
      </w:r>
      <w:ins w:id="4" w:author="Eduarda" w:date="2026-05-04T17:22:00Z">
        <w:r>
          <w:rPr>
            <w:color w:val="0000FF"/>
          </w:rPr>
          <w:instrText xml:space="preserve">" </w:instrText>
        </w:r>
        <w:r>
          <w:rPr>
            <w:color w:val="0000FF"/>
          </w:rPr>
          <w:fldChar w:fldCharType="separate"/>
        </w:r>
      </w:ins>
      <w:r w:rsidRPr="00AC595D">
        <w:rPr>
          <w:rStyle w:val="Hyperlink"/>
        </w:rPr>
        <w:t>https://x.com/ufpel</w:t>
      </w:r>
      <w:ins w:id="5" w:author="Eduarda" w:date="2026-05-04T17:22:00Z">
        <w:r>
          <w:rPr>
            <w:color w:val="0000FF"/>
          </w:rPr>
          <w:fldChar w:fldCharType="end"/>
        </w:r>
      </w:ins>
    </w:p>
    <w:p w:rsidR="00166405" w:rsidRDefault="00166405">
      <w:pPr>
        <w:numPr>
          <w:ilvl w:val="1"/>
          <w:numId w:val="6"/>
        </w:numPr>
        <w:spacing w:after="240"/>
        <w:jc w:val="both"/>
        <w:rPr>
          <w:color w:val="0000FF"/>
        </w:rPr>
      </w:pPr>
      <w:proofErr w:type="spellStart"/>
      <w:ins w:id="6" w:author="Eduarda" w:date="2026-05-04T17:22:00Z">
        <w:r>
          <w:rPr>
            <w:color w:val="0000FF"/>
          </w:rPr>
          <w:t>Instagram</w:t>
        </w:r>
        <w:proofErr w:type="spellEnd"/>
        <w:r>
          <w:rPr>
            <w:color w:val="0000FF"/>
          </w:rPr>
          <w:t>: @</w:t>
        </w:r>
        <w:proofErr w:type="spellStart"/>
        <w:r>
          <w:rPr>
            <w:color w:val="0000FF"/>
          </w:rPr>
          <w:t>ufpeloficial</w:t>
        </w:r>
      </w:ins>
      <w:proofErr w:type="spellEnd"/>
    </w:p>
    <w:p w:rsidR="00B06999" w:rsidRPr="001040DA" w:rsidRDefault="00166405">
      <w:pPr>
        <w:numPr>
          <w:ilvl w:val="1"/>
          <w:numId w:val="6"/>
        </w:numPr>
        <w:spacing w:after="240"/>
        <w:jc w:val="both"/>
        <w:rPr>
          <w:color w:val="0000FF"/>
          <w:lang w:val="en-US"/>
        </w:rPr>
      </w:pPr>
      <w:proofErr w:type="spellStart"/>
      <w:r w:rsidRPr="001040DA">
        <w:rPr>
          <w:color w:val="0000FF"/>
          <w:lang w:val="en-US"/>
        </w:rPr>
        <w:t>flickr</w:t>
      </w:r>
      <w:proofErr w:type="spellEnd"/>
      <w:r w:rsidRPr="001040DA">
        <w:rPr>
          <w:color w:val="0000FF"/>
          <w:lang w:val="en-US"/>
        </w:rPr>
        <w:t>: https://www.flickr.com/photos/194988334@N04/albums</w:t>
      </w:r>
    </w:p>
    <w:p w:rsidR="00B06999" w:rsidRDefault="00CE5941">
      <w:r>
        <w:pict>
          <v:rect id="_x0000_i1026" style="width:0;height:1.5pt" o:hralign="center" o:hrstd="t" o:hr="t" fillcolor="#a0a0a0" stroked="f"/>
        </w:pict>
      </w: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7" w:name="_fi33zylh7mrl" w:colFirst="0" w:colLast="0"/>
      <w:bookmarkEnd w:id="7"/>
      <w:r>
        <w:rPr>
          <w:color w:val="0000FF"/>
          <w:sz w:val="34"/>
          <w:szCs w:val="34"/>
        </w:rPr>
        <w:t>Por Que Estudar na UFPel?</w:t>
      </w:r>
    </w:p>
    <w:p w:rsidR="00B06999" w:rsidRDefault="00166405">
      <w:pPr>
        <w:numPr>
          <w:ilvl w:val="0"/>
          <w:numId w:val="1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Corpo Docente de Renome:</w:t>
      </w:r>
      <w:r>
        <w:rPr>
          <w:color w:val="0000FF"/>
        </w:rPr>
        <w:t xml:space="preserve"> A UFPel conta com um corpo docente altamente qualificado, composto por profes</w:t>
      </w:r>
      <w:r>
        <w:rPr>
          <w:color w:val="0000FF"/>
        </w:rPr>
        <w:t>sores com ampla experiência acadêmica e profissional, muitos dos quais possuem formação e atuação internacional.</w:t>
      </w:r>
    </w:p>
    <w:p w:rsidR="00B06999" w:rsidRDefault="00B06999">
      <w:pPr>
        <w:spacing w:before="240"/>
        <w:ind w:left="720"/>
        <w:jc w:val="both"/>
        <w:rPr>
          <w:color w:val="0000FF"/>
        </w:rPr>
      </w:pPr>
    </w:p>
    <w:p w:rsidR="00B06999" w:rsidRDefault="00166405">
      <w:pPr>
        <w:numPr>
          <w:ilvl w:val="0"/>
          <w:numId w:val="1"/>
        </w:numPr>
        <w:jc w:val="both"/>
        <w:rPr>
          <w:color w:val="0000FF"/>
        </w:rPr>
      </w:pPr>
      <w:r>
        <w:rPr>
          <w:b/>
          <w:bCs/>
          <w:color w:val="0000FF"/>
        </w:rPr>
        <w:t>Pesquisa de Ponta e Inovação:</w:t>
      </w:r>
      <w:r>
        <w:rPr>
          <w:color w:val="0000FF"/>
        </w:rPr>
        <w:t xml:space="preserve"> A universidade abriga diversos laboratórios e centros de pesquisa que desenvolvem projetos inovadores, abordando temas como sustentabilidade, saúde pública e tecnologias educacionais.</w:t>
      </w:r>
    </w:p>
    <w:p w:rsidR="00B06999" w:rsidRDefault="00B06999">
      <w:pPr>
        <w:ind w:left="720"/>
        <w:jc w:val="both"/>
        <w:rPr>
          <w:color w:val="0000FF"/>
        </w:rPr>
      </w:pPr>
    </w:p>
    <w:p w:rsidR="00B06999" w:rsidRDefault="00166405">
      <w:pPr>
        <w:numPr>
          <w:ilvl w:val="0"/>
          <w:numId w:val="1"/>
        </w:numPr>
        <w:jc w:val="both"/>
        <w:rPr>
          <w:color w:val="0000FF"/>
        </w:rPr>
      </w:pPr>
      <w:r>
        <w:rPr>
          <w:b/>
          <w:bCs/>
          <w:color w:val="0000FF"/>
        </w:rPr>
        <w:t>Ambiente Multidisciplinar e Diverso:</w:t>
      </w:r>
      <w:r>
        <w:rPr>
          <w:color w:val="0000FF"/>
        </w:rPr>
        <w:t xml:space="preserve"> A UFPel promove a integração entr</w:t>
      </w:r>
      <w:r>
        <w:rPr>
          <w:color w:val="0000FF"/>
        </w:rPr>
        <w:t>e diferentes áreas do conhecimento, oferecendo um ambiente acadêmico rico e diversificado, que estimula a troca de experiências e o crescimento pessoal e profissional dos estudantes.</w:t>
      </w:r>
    </w:p>
    <w:p w:rsidR="00B06999" w:rsidRDefault="00B06999">
      <w:pPr>
        <w:ind w:left="720"/>
        <w:jc w:val="both"/>
        <w:rPr>
          <w:color w:val="0000FF"/>
        </w:rPr>
      </w:pPr>
    </w:p>
    <w:p w:rsidR="00B06999" w:rsidRDefault="00166405">
      <w:pPr>
        <w:numPr>
          <w:ilvl w:val="0"/>
          <w:numId w:val="1"/>
        </w:numPr>
        <w:jc w:val="both"/>
        <w:rPr>
          <w:color w:val="0000FF"/>
        </w:rPr>
      </w:pPr>
      <w:r>
        <w:rPr>
          <w:b/>
          <w:bCs/>
          <w:color w:val="0000FF"/>
        </w:rPr>
        <w:t>Localização Estratégica:</w:t>
      </w:r>
      <w:r>
        <w:rPr>
          <w:color w:val="0000FF"/>
        </w:rPr>
        <w:t xml:space="preserve"> Situada em Pelotas, uma cidade com rica herança</w:t>
      </w:r>
      <w:r>
        <w:rPr>
          <w:color w:val="0000FF"/>
        </w:rPr>
        <w:t xml:space="preserve"> cultural e histórica, a UFPel oferece aos estudantes um ambiente propício para o aprendizado e a vivência de experiências culturais únicas.</w:t>
      </w:r>
    </w:p>
    <w:p w:rsidR="00B06999" w:rsidRDefault="00B06999">
      <w:pPr>
        <w:ind w:left="720"/>
        <w:jc w:val="both"/>
        <w:rPr>
          <w:color w:val="0000FF"/>
        </w:rPr>
      </w:pPr>
    </w:p>
    <w:p w:rsidR="00B06999" w:rsidRDefault="00166405">
      <w:pPr>
        <w:numPr>
          <w:ilvl w:val="0"/>
          <w:numId w:val="1"/>
        </w:numPr>
        <w:spacing w:after="240"/>
        <w:jc w:val="both"/>
        <w:rPr>
          <w:color w:val="0000FF"/>
        </w:rPr>
      </w:pPr>
      <w:r>
        <w:rPr>
          <w:b/>
          <w:bCs/>
          <w:color w:val="0000FF"/>
        </w:rPr>
        <w:t>Compromisso com o Impacto Social:</w:t>
      </w:r>
      <w:r>
        <w:rPr>
          <w:color w:val="0000FF"/>
        </w:rPr>
        <w:t xml:space="preserve"> A UFPel está comprometida com a extensão universitária e o engajamento com a com</w:t>
      </w:r>
      <w:r>
        <w:rPr>
          <w:color w:val="0000FF"/>
        </w:rPr>
        <w:t>unidade, desenvolvendo projetos que visam ao desenvolvimento social e econômico da região.</w:t>
      </w:r>
    </w:p>
    <w:p w:rsidR="00B06999" w:rsidRDefault="00CE5941">
      <w:r>
        <w:pict>
          <v:rect id="_x0000_i1027" style="width:0;height:1.5pt" o:hralign="center" o:hrstd="t" o:hr="t" fillcolor="#a0a0a0" stroked="f"/>
        </w:pict>
      </w: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8" w:name="_brwax9oxcfo7" w:colFirst="0" w:colLast="0"/>
      <w:bookmarkEnd w:id="8"/>
      <w:r>
        <w:rPr>
          <w:color w:val="0000FF"/>
          <w:sz w:val="34"/>
          <w:szCs w:val="34"/>
        </w:rPr>
        <w:t>Vida no Campus e Suporte ao Estudante na UFPel</w:t>
      </w:r>
    </w:p>
    <w:p w:rsidR="00B06999" w:rsidRDefault="00166405">
      <w:pPr>
        <w:numPr>
          <w:ilvl w:val="0"/>
          <w:numId w:val="5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lastRenderedPageBreak/>
        <w:t>Infraestrutura Completa para o seu Desenvolvimento:</w:t>
      </w:r>
    </w:p>
    <w:p w:rsidR="00B06999" w:rsidRDefault="00B06999">
      <w:pPr>
        <w:spacing w:before="240"/>
        <w:ind w:left="720"/>
        <w:jc w:val="both"/>
        <w:rPr>
          <w:b/>
          <w:bCs/>
          <w:color w:val="0000FF"/>
        </w:rPr>
      </w:pPr>
    </w:p>
    <w:p w:rsidR="00B06999" w:rsidRDefault="00166405">
      <w:pPr>
        <w:numPr>
          <w:ilvl w:val="1"/>
          <w:numId w:val="5"/>
        </w:numPr>
        <w:jc w:val="both"/>
        <w:rPr>
          <w:color w:val="0000FF"/>
        </w:rPr>
      </w:pPr>
      <w:r>
        <w:rPr>
          <w:color w:val="0000FF"/>
        </w:rPr>
        <w:t xml:space="preserve">A UFPel oferece uma infraestrutura abrangente, incluindo </w:t>
      </w:r>
      <w:r>
        <w:rPr>
          <w:color w:val="0000FF"/>
        </w:rPr>
        <w:t>bibliotecas com acervos atualizados, laboratórios equipados para diversas áreas do conhecimento, restaurantes universitários, complexos esportivos e espaços de convivência. Detalhes específicos de cada instalação podem ser consultados no site oficial da un</w:t>
      </w:r>
      <w:r>
        <w:rPr>
          <w:color w:val="0000FF"/>
        </w:rPr>
        <w:t>iversidade, disponível em português e inglês.</w:t>
      </w:r>
    </w:p>
    <w:p w:rsidR="00B06999" w:rsidRDefault="00B06999">
      <w:pPr>
        <w:ind w:left="1440"/>
        <w:jc w:val="both"/>
        <w:rPr>
          <w:color w:val="0000FF"/>
        </w:rPr>
      </w:pPr>
    </w:p>
    <w:p w:rsidR="00B06999" w:rsidRDefault="00166405">
      <w:pPr>
        <w:numPr>
          <w:ilvl w:val="0"/>
          <w:numId w:val="5"/>
        </w:numPr>
        <w:jc w:val="both"/>
        <w:rPr>
          <w:color w:val="0000FF"/>
        </w:rPr>
      </w:pPr>
      <w:r>
        <w:rPr>
          <w:b/>
          <w:bCs/>
          <w:color w:val="0000FF"/>
        </w:rPr>
        <w:t>Uma Vida no Campus Vibrante: Atividades Extracurriculares:</w:t>
      </w:r>
    </w:p>
    <w:p w:rsidR="00B06999" w:rsidRDefault="00B06999">
      <w:pPr>
        <w:ind w:left="720"/>
        <w:jc w:val="both"/>
        <w:rPr>
          <w:b/>
          <w:bCs/>
          <w:color w:val="0000FF"/>
        </w:rPr>
      </w:pPr>
    </w:p>
    <w:p w:rsidR="00B06999" w:rsidRDefault="00166405">
      <w:pPr>
        <w:numPr>
          <w:ilvl w:val="1"/>
          <w:numId w:val="5"/>
        </w:numPr>
        <w:jc w:val="both"/>
        <w:rPr>
          <w:color w:val="0000FF"/>
        </w:rPr>
      </w:pPr>
      <w:r>
        <w:rPr>
          <w:color w:val="0000FF"/>
        </w:rPr>
        <w:t>A universidade promove uma variedade de atividades extracurriculares, como associações estudantis, grupos culturais, equipes esportivas e eventos aca</w:t>
      </w:r>
      <w:r>
        <w:rPr>
          <w:color w:val="0000FF"/>
        </w:rPr>
        <w:t>dêmicos e culturais, proporcionando uma experiência universitária enriquecedora.</w:t>
      </w:r>
    </w:p>
    <w:p w:rsidR="00B06999" w:rsidRDefault="00B06999">
      <w:pPr>
        <w:ind w:left="1440"/>
        <w:jc w:val="both"/>
        <w:rPr>
          <w:color w:val="0000FF"/>
        </w:rPr>
      </w:pPr>
    </w:p>
    <w:p w:rsidR="00B06999" w:rsidRDefault="00166405">
      <w:pPr>
        <w:numPr>
          <w:ilvl w:val="0"/>
          <w:numId w:val="5"/>
        </w:numPr>
        <w:jc w:val="both"/>
        <w:rPr>
          <w:color w:val="0000FF"/>
        </w:rPr>
      </w:pPr>
      <w:r>
        <w:rPr>
          <w:b/>
          <w:bCs/>
          <w:color w:val="0000FF"/>
        </w:rPr>
        <w:t>Suporte Integral ao Estudante Internacional:</w:t>
      </w:r>
    </w:p>
    <w:p w:rsidR="00B06999" w:rsidRDefault="00B06999">
      <w:pPr>
        <w:ind w:left="720"/>
        <w:jc w:val="both"/>
        <w:rPr>
          <w:b/>
          <w:bCs/>
          <w:color w:val="0000FF"/>
        </w:rPr>
      </w:pPr>
    </w:p>
    <w:p w:rsidR="00B06999" w:rsidRDefault="00166405">
      <w:pPr>
        <w:numPr>
          <w:ilvl w:val="1"/>
          <w:numId w:val="5"/>
        </w:numPr>
        <w:spacing w:after="240"/>
        <w:jc w:val="both"/>
        <w:rPr>
          <w:color w:val="0000FF"/>
        </w:rPr>
      </w:pPr>
      <w:r>
        <w:rPr>
          <w:color w:val="0000FF"/>
        </w:rPr>
        <w:t xml:space="preserve">A UFPel oferece serviços de orientação acadêmica e psicológica, programas de acessibilidade e inclusão, serviços de saúde no </w:t>
      </w:r>
      <w:r>
        <w:rPr>
          <w:color w:val="0000FF"/>
        </w:rPr>
        <w:t>campus, suporte burocrático para questões como visto e documentação, eventos de integração e cursos de Português para Estrangeiros (PLE). Detalhes específicos podem ser encontrados no site oficial da universidade.</w:t>
      </w:r>
    </w:p>
    <w:p w:rsidR="00B06999" w:rsidRDefault="00CE5941">
      <w:r>
        <w:pict>
          <v:rect id="_x0000_i1028" style="width:0;height:1.5pt" o:hralign="center" o:hrstd="t" o:hr="t" fillcolor="#a0a0a0" stroked="f"/>
        </w:pict>
      </w: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9" w:name="_uptya0hrr4lg" w:colFirst="0" w:colLast="0"/>
      <w:bookmarkEnd w:id="9"/>
      <w:r>
        <w:rPr>
          <w:color w:val="0000FF"/>
          <w:sz w:val="34"/>
          <w:szCs w:val="34"/>
        </w:rPr>
        <w:t>Internacionalização e Acolhimento na UFP</w:t>
      </w:r>
      <w:r>
        <w:rPr>
          <w:color w:val="0000FF"/>
          <w:sz w:val="34"/>
          <w:szCs w:val="34"/>
        </w:rPr>
        <w:t>el</w:t>
      </w:r>
    </w:p>
    <w:p w:rsidR="00B06999" w:rsidRDefault="00166405">
      <w:pPr>
        <w:numPr>
          <w:ilvl w:val="0"/>
          <w:numId w:val="2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Coordenação de Assuntos Internacionais (CRInter):</w:t>
      </w:r>
      <w:r>
        <w:rPr>
          <w:color w:val="0000FF"/>
        </w:rPr>
        <w:t xml:space="preserve"> A Coordenação de Relações Internacionais (CRInter) é responsável pela internacionalização da UFPel.</w:t>
      </w:r>
    </w:p>
    <w:p w:rsidR="00B06999" w:rsidRDefault="00166405">
      <w:pPr>
        <w:numPr>
          <w:ilvl w:val="1"/>
          <w:numId w:val="2"/>
        </w:numPr>
        <w:jc w:val="both"/>
        <w:rPr>
          <w:color w:val="0000FF"/>
        </w:rPr>
      </w:pPr>
      <w:r>
        <w:rPr>
          <w:b/>
          <w:bCs/>
          <w:color w:val="0000FF"/>
        </w:rPr>
        <w:t>Serviços oferecidos pela CRInter:</w:t>
      </w:r>
      <w:r>
        <w:rPr>
          <w:color w:val="0000FF"/>
        </w:rPr>
        <w:t xml:space="preserve"> A CRInter oferece serviços como orientação pré-chegada, programas de </w:t>
      </w:r>
      <w:r>
        <w:rPr>
          <w:color w:val="0000FF"/>
        </w:rPr>
        <w:t xml:space="preserve">boas-vindas e recepção, suporte contínuo e gestão de convênios internacionais. </w:t>
      </w:r>
    </w:p>
    <w:p w:rsidR="00B06999" w:rsidRDefault="00B06999">
      <w:pPr>
        <w:ind w:left="1440"/>
      </w:pPr>
    </w:p>
    <w:p w:rsidR="00B06999" w:rsidRDefault="00166405">
      <w:pPr>
        <w:numPr>
          <w:ilvl w:val="0"/>
          <w:numId w:val="2"/>
        </w:numPr>
        <w:jc w:val="both"/>
        <w:rPr>
          <w:color w:val="0000FF"/>
        </w:rPr>
      </w:pPr>
      <w:r>
        <w:rPr>
          <w:b/>
          <w:bCs/>
          <w:color w:val="0000FF"/>
        </w:rPr>
        <w:t>Cursos de Português para Estrangeiros (PLE):</w:t>
      </w:r>
      <w:r>
        <w:rPr>
          <w:color w:val="0000FF"/>
        </w:rPr>
        <w:t xml:space="preserve"> A UFPel oferece cursos de Português como Língua Estrangeira, visando à integração e ao desenvolvimento linguístico dos estudantes </w:t>
      </w:r>
      <w:r>
        <w:rPr>
          <w:color w:val="0000FF"/>
        </w:rPr>
        <w:t>internacionais.</w:t>
      </w:r>
    </w:p>
    <w:p w:rsidR="00B06999" w:rsidRDefault="00166405">
      <w:pPr>
        <w:numPr>
          <w:ilvl w:val="0"/>
          <w:numId w:val="2"/>
        </w:numPr>
        <w:jc w:val="both"/>
        <w:rPr>
          <w:color w:val="0000FF"/>
        </w:rPr>
      </w:pPr>
      <w:r>
        <w:rPr>
          <w:b/>
          <w:bCs/>
          <w:color w:val="0000FF"/>
        </w:rPr>
        <w:t>Orientação para Alojamento:</w:t>
      </w:r>
      <w:r>
        <w:rPr>
          <w:color w:val="0000FF"/>
        </w:rPr>
        <w:t xml:space="preserve"> A universidade possui moradia estudantil e fornece orientações para auxiliar os estudantes internacionais na busca por moradia adequada, incluindo informações sobre opções de alojamento e suporte durante o proces</w:t>
      </w:r>
      <w:r>
        <w:rPr>
          <w:color w:val="0000FF"/>
        </w:rPr>
        <w:t>so de adaptação.</w:t>
      </w:r>
    </w:p>
    <w:p w:rsidR="00B06999" w:rsidRDefault="00166405">
      <w:pPr>
        <w:numPr>
          <w:ilvl w:val="0"/>
          <w:numId w:val="2"/>
        </w:numPr>
        <w:spacing w:after="240"/>
        <w:jc w:val="both"/>
        <w:rPr>
          <w:color w:val="0000FF"/>
        </w:rPr>
      </w:pPr>
      <w:r>
        <w:rPr>
          <w:b/>
          <w:bCs/>
          <w:color w:val="0000FF"/>
        </w:rPr>
        <w:t>Eventos de Integração:</w:t>
      </w:r>
      <w:r>
        <w:rPr>
          <w:color w:val="0000FF"/>
        </w:rPr>
        <w:t xml:space="preserve"> A UFPel organiza atividades culturais e sociais para promover a integração dos estudantes internacionais, facilitando a adaptação ao novo ambiente acadêmico e cultural.</w:t>
      </w:r>
    </w:p>
    <w:p w:rsidR="00B06999" w:rsidRDefault="00CE5941">
      <w:r>
        <w:pict>
          <v:rect id="_x0000_i1029" style="width:0;height:1.5pt" o:hralign="center" o:hrstd="t" o:hr="t" fillcolor="#a0a0a0" stroked="f"/>
        </w:pict>
      </w: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10" w:name="_yg1wd81wnnhh" w:colFirst="0" w:colLast="0"/>
      <w:bookmarkEnd w:id="10"/>
      <w:r>
        <w:rPr>
          <w:color w:val="0000FF"/>
          <w:sz w:val="34"/>
          <w:szCs w:val="34"/>
        </w:rPr>
        <w:t>Viver em Pelotas</w:t>
      </w:r>
    </w:p>
    <w:p w:rsidR="00B06999" w:rsidRDefault="00166405">
      <w:pPr>
        <w:numPr>
          <w:ilvl w:val="0"/>
          <w:numId w:val="7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Custo de Vida:</w:t>
      </w:r>
      <w:r>
        <w:rPr>
          <w:color w:val="0000FF"/>
        </w:rPr>
        <w:t xml:space="preserve"> Pelotas ofere</w:t>
      </w:r>
      <w:r>
        <w:rPr>
          <w:color w:val="0000FF"/>
        </w:rPr>
        <w:t>ce um custo de vida acessível em comparação com grandes centros urbanos, proporcionando uma experiência universitária de qualidade com despesas moderadas.</w:t>
      </w:r>
    </w:p>
    <w:p w:rsidR="00B06999" w:rsidRDefault="00166405">
      <w:pPr>
        <w:numPr>
          <w:ilvl w:val="0"/>
          <w:numId w:val="7"/>
        </w:numPr>
        <w:jc w:val="both"/>
        <w:rPr>
          <w:color w:val="0000FF"/>
        </w:rPr>
      </w:pPr>
      <w:r>
        <w:rPr>
          <w:b/>
          <w:bCs/>
          <w:color w:val="0000FF"/>
        </w:rPr>
        <w:lastRenderedPageBreak/>
        <w:t>Cultura e Lazer:</w:t>
      </w:r>
      <w:r>
        <w:rPr>
          <w:color w:val="0000FF"/>
        </w:rPr>
        <w:t xml:space="preserve"> A cidade possui uma rica vida cultural, com teatros, museus, festivais e uma arquite</w:t>
      </w:r>
      <w:r>
        <w:rPr>
          <w:color w:val="0000FF"/>
        </w:rPr>
        <w:t>tura histórica preservada, oferecendo diversas opções de lazer e entretenimento.</w:t>
      </w:r>
    </w:p>
    <w:p w:rsidR="00B06999" w:rsidRDefault="00166405">
      <w:pPr>
        <w:numPr>
          <w:ilvl w:val="0"/>
          <w:numId w:val="7"/>
        </w:numPr>
        <w:jc w:val="both"/>
        <w:rPr>
          <w:color w:val="0000FF"/>
        </w:rPr>
      </w:pPr>
      <w:r>
        <w:rPr>
          <w:b/>
          <w:bCs/>
          <w:color w:val="0000FF"/>
        </w:rPr>
        <w:t>Clima e Geografia:</w:t>
      </w:r>
      <w:r>
        <w:rPr>
          <w:color w:val="0000FF"/>
        </w:rPr>
        <w:t xml:space="preserve"> Pelotas está localizada no extremo sul do Brasil, perto da lagoa dos Patos. Apresenta um clima subtropical úmido, com verões quentes e úmidos e invernos bas</w:t>
      </w:r>
      <w:r>
        <w:rPr>
          <w:color w:val="0000FF"/>
        </w:rPr>
        <w:t>tante frios, o que permite aos estudantes vivenciar diferentes paisagens e atividades ao longo do ano.</w:t>
      </w:r>
    </w:p>
    <w:p w:rsidR="00B06999" w:rsidRDefault="00166405">
      <w:pPr>
        <w:numPr>
          <w:ilvl w:val="0"/>
          <w:numId w:val="7"/>
        </w:numPr>
        <w:jc w:val="both"/>
        <w:rPr>
          <w:color w:val="0000FF"/>
        </w:rPr>
      </w:pPr>
      <w:r>
        <w:rPr>
          <w:b/>
          <w:bCs/>
          <w:color w:val="0000FF"/>
        </w:rPr>
        <w:t>Transporte Público:</w:t>
      </w:r>
      <w:r>
        <w:rPr>
          <w:color w:val="0000FF"/>
        </w:rPr>
        <w:t xml:space="preserve"> A cidade conta com um sistema de transporte público que facilita o deslocamento dos estudantes entre os campi e outras áreas de inter</w:t>
      </w:r>
      <w:r>
        <w:rPr>
          <w:color w:val="0000FF"/>
        </w:rPr>
        <w:t>esse, através de ônibus.</w:t>
      </w:r>
    </w:p>
    <w:p w:rsidR="00B06999" w:rsidRDefault="00166405">
      <w:pPr>
        <w:numPr>
          <w:ilvl w:val="0"/>
          <w:numId w:val="7"/>
        </w:numPr>
        <w:spacing w:after="240"/>
        <w:jc w:val="both"/>
        <w:rPr>
          <w:color w:val="0000FF"/>
        </w:rPr>
      </w:pPr>
      <w:r>
        <w:rPr>
          <w:b/>
          <w:bCs/>
          <w:color w:val="0000FF"/>
        </w:rPr>
        <w:t>Saúde e Segurança:</w:t>
      </w:r>
      <w:r>
        <w:rPr>
          <w:color w:val="0000FF"/>
        </w:rPr>
        <w:t xml:space="preserve"> Pelotas dispõe de serviços de saúde acessíveis e um ambiente seguro, proporcionando tranquilidade aos estudantes durante sua estadia. A UFPel está presente também na cidade de Capão do Leão. Para saber mais sobre</w:t>
      </w:r>
      <w:r>
        <w:rPr>
          <w:color w:val="0000FF"/>
        </w:rPr>
        <w:t xml:space="preserve"> a vida nesta outra cidade, basta contatar o time de Relações Internacionais da UFPel.</w:t>
      </w:r>
    </w:p>
    <w:p w:rsidR="00B06999" w:rsidRDefault="00CE5941">
      <w:r>
        <w:pict>
          <v:rect id="_x0000_i1030" style="width:0;height:1.5pt" o:hralign="center" o:hrstd="t" o:hr="t" fillcolor="#a0a0a0" stroked="f"/>
        </w:pict>
      </w: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11" w:name="_88svkcgm3h41" w:colFirst="0" w:colLast="0"/>
      <w:bookmarkEnd w:id="11"/>
      <w:r>
        <w:rPr>
          <w:color w:val="0000FF"/>
          <w:sz w:val="34"/>
          <w:szCs w:val="34"/>
        </w:rPr>
        <w:t xml:space="preserve">Perguntas Frequentes (FAQ) sobre Estudar na </w:t>
      </w:r>
      <w:proofErr w:type="gramStart"/>
      <w:r>
        <w:rPr>
          <w:color w:val="0000FF"/>
          <w:sz w:val="34"/>
          <w:szCs w:val="34"/>
        </w:rPr>
        <w:t>UFPel</w:t>
      </w:r>
      <w:proofErr w:type="gramEnd"/>
    </w:p>
    <w:p w:rsidR="00B06999" w:rsidRDefault="00166405">
      <w:pPr>
        <w:spacing w:before="240" w:after="240"/>
        <w:jc w:val="both"/>
        <w:rPr>
          <w:color w:val="0000FF"/>
        </w:rPr>
      </w:pPr>
      <w:r>
        <w:rPr>
          <w:color w:val="0000FF"/>
        </w:rPr>
        <w:t>Aqui, você encontrará respostas para algumas das perguntas mais comuns de estudantes internacionais. Para informações</w:t>
      </w:r>
      <w:r>
        <w:rPr>
          <w:color w:val="0000FF"/>
        </w:rPr>
        <w:t xml:space="preserve"> detalhadas e atualizadas, consulte sempre o site oficial da UFPel ou entre em contato com a Coordenação de Relações Internacionais (CRInter). Note que algumas informações no site podem estar disponíveis apenas em português.</w:t>
      </w:r>
    </w:p>
    <w:p w:rsidR="00B06999" w:rsidRDefault="00166405">
      <w:pPr>
        <w:numPr>
          <w:ilvl w:val="0"/>
          <w:numId w:val="3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Cursos e Programas Acadêmicos</w:t>
      </w: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Q</w:t>
      </w:r>
      <w:r>
        <w:rPr>
          <w:b/>
          <w:bCs/>
          <w:color w:val="0000FF"/>
        </w:rPr>
        <w:t>uais cursos de graduação são oferecidos pela UFPel?</w:t>
      </w:r>
      <w:r>
        <w:rPr>
          <w:color w:val="0000FF"/>
        </w:rPr>
        <w:t xml:space="preserve"> A UFPel oferece uma ampla variedade de cursos de graduação em diversas áreas do conhecimento. A lista completa pode ser consultada no site oficial da universidade. Há uma página específica para estudantes</w:t>
      </w:r>
      <w:r>
        <w:rPr>
          <w:color w:val="0000FF"/>
        </w:rPr>
        <w:t xml:space="preserve"> internacionais: https://wp.ufpel.edu.br/international/international-students</w:t>
      </w:r>
    </w:p>
    <w:p w:rsidR="00B06999" w:rsidRDefault="00B06999">
      <w:pPr>
        <w:ind w:left="1440"/>
        <w:jc w:val="both"/>
        <w:rPr>
          <w:color w:val="0000FF"/>
        </w:rPr>
      </w:pP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A UFPel oferece programas de pós-graduação?</w:t>
      </w:r>
      <w:r>
        <w:rPr>
          <w:color w:val="0000FF"/>
        </w:rPr>
        <w:t xml:space="preserve"> Sim, a universidade oferece programas de mestrado e doutorado em várias áreas. Informações detalhadas estão disponíveis no site ofici</w:t>
      </w:r>
      <w:r>
        <w:rPr>
          <w:color w:val="0000FF"/>
        </w:rPr>
        <w:t xml:space="preserve">al. </w:t>
      </w:r>
    </w:p>
    <w:p w:rsidR="00B06999" w:rsidRDefault="00166405">
      <w:pPr>
        <w:ind w:left="1440"/>
        <w:jc w:val="both"/>
        <w:rPr>
          <w:color w:val="0000FF"/>
        </w:rPr>
      </w:pPr>
      <w:r>
        <w:rPr>
          <w:color w:val="0000FF"/>
        </w:rPr>
        <w:t>Há uma página específica para estudantes internacionais: https://wp.ufpel.edu.br/international/international-students</w:t>
      </w:r>
    </w:p>
    <w:p w:rsidR="00B06999" w:rsidRDefault="00B06999">
      <w:pPr>
        <w:ind w:left="1440"/>
      </w:pPr>
    </w:p>
    <w:p w:rsidR="00B06999" w:rsidRDefault="00166405">
      <w:pPr>
        <w:numPr>
          <w:ilvl w:val="0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Processo Seletivo e Admissão</w:t>
      </w: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Como posso me candidatar a um curso na UFPel?</w:t>
      </w:r>
      <w:r>
        <w:rPr>
          <w:color w:val="0000FF"/>
        </w:rPr>
        <w:t xml:space="preserve"> Os processos seletivos variam conforme o curso e o nível de estudo. Recomenda-se consultar o site oficial da UFPel para obter informações atualizadas sobre os procedimentos de admissão. A universidade participa do Programa Estudante Convênio para graduaçã</w:t>
      </w:r>
      <w:r>
        <w:rPr>
          <w:color w:val="0000FF"/>
        </w:rPr>
        <w:t xml:space="preserve">o e pós-graduação, do Governo Federal. </w:t>
      </w: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Quais são os requisitos de proficiência em português para estudantes internacionais?</w:t>
      </w:r>
      <w:r>
        <w:rPr>
          <w:color w:val="0000FF"/>
        </w:rPr>
        <w:t xml:space="preserve"> A UFPel oferece cursos de Português para Estrangeiros (PLE) e pode exigir comprovação de proficiência. Detalhes específicos devem s</w:t>
      </w:r>
      <w:r>
        <w:rPr>
          <w:color w:val="0000FF"/>
        </w:rPr>
        <w:t>er verificados no site oficial.</w:t>
      </w:r>
    </w:p>
    <w:p w:rsidR="00B06999" w:rsidRDefault="00166405">
      <w:pPr>
        <w:numPr>
          <w:ilvl w:val="0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Vida no Campus e Suporte ao Estudante</w:t>
      </w: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Quais serviços de apoio estão disponíveis para estudantes internacionais?</w:t>
      </w:r>
      <w:r>
        <w:rPr>
          <w:color w:val="0000FF"/>
        </w:rPr>
        <w:t xml:space="preserve"> A UFPel oferece orientação acadêmica, suporte psicológico, serviços de saúde, programas de inclusão e eventos de</w:t>
      </w:r>
      <w:r>
        <w:rPr>
          <w:color w:val="0000FF"/>
        </w:rPr>
        <w:t xml:space="preserve"> integração. Mais informações podem ser encontradas no site oficial.</w:t>
      </w: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lastRenderedPageBreak/>
        <w:t>A universidade oferece alojamento para estudantes?</w:t>
      </w:r>
      <w:r>
        <w:rPr>
          <w:color w:val="0000FF"/>
        </w:rPr>
        <w:t xml:space="preserve"> A UFPel possui moradia estudantil e fornece orientações sobre opções de moradia. Recomenda-se consultar o site oficial para obter inform</w:t>
      </w:r>
      <w:r>
        <w:rPr>
          <w:color w:val="0000FF"/>
        </w:rPr>
        <w:t>ações atualizadas.</w:t>
      </w:r>
    </w:p>
    <w:p w:rsidR="00B06999" w:rsidRDefault="00166405">
      <w:pPr>
        <w:numPr>
          <w:ilvl w:val="0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Viver em Pelotas</w:t>
      </w: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Como é o custo de vida em Pelotas?</w:t>
      </w:r>
      <w:r>
        <w:rPr>
          <w:color w:val="0000FF"/>
        </w:rPr>
        <w:t xml:space="preserve"> Pelotas oferece um custo de vida mediano, com despesas moderadas em comparação com grandes centros urbanos. O custo de vida de um estudante em Pelotas pode ser considerado na média $380</w:t>
      </w:r>
      <w:r>
        <w:rPr>
          <w:color w:val="0000FF"/>
        </w:rPr>
        <w:t xml:space="preserve"> Dólares Americanos. </w:t>
      </w: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Quais atividades culturais e de lazer estão disponíveis na cidade?</w:t>
      </w:r>
      <w:r>
        <w:rPr>
          <w:color w:val="0000FF"/>
        </w:rPr>
        <w:t xml:space="preserve"> A cidade possui uma vida cultural rica, com teatros, museus, festivais e uma arquitetura histórica preservada, oferecendo diversas opções de lazer.</w:t>
      </w:r>
    </w:p>
    <w:p w:rsidR="00B06999" w:rsidRDefault="00166405">
      <w:pPr>
        <w:numPr>
          <w:ilvl w:val="1"/>
          <w:numId w:val="3"/>
        </w:numPr>
        <w:jc w:val="both"/>
        <w:rPr>
          <w:color w:val="0000FF"/>
        </w:rPr>
      </w:pPr>
      <w:r>
        <w:rPr>
          <w:b/>
          <w:bCs/>
          <w:color w:val="0000FF"/>
        </w:rPr>
        <w:t>Como é o transporte</w:t>
      </w:r>
      <w:r>
        <w:rPr>
          <w:b/>
          <w:bCs/>
          <w:color w:val="0000FF"/>
        </w:rPr>
        <w:t xml:space="preserve"> público em Pelotas?</w:t>
      </w:r>
      <w:r>
        <w:rPr>
          <w:color w:val="0000FF"/>
        </w:rPr>
        <w:t xml:space="preserve"> Pelotas conta com um sistema de transporte público de ônibus, que facilita o deslocamento entre os campi e outras áreas de interesse.</w:t>
      </w:r>
    </w:p>
    <w:p w:rsidR="00B06999" w:rsidRDefault="00166405">
      <w:pPr>
        <w:numPr>
          <w:ilvl w:val="1"/>
          <w:numId w:val="3"/>
        </w:numPr>
        <w:spacing w:after="240"/>
        <w:jc w:val="both"/>
        <w:rPr>
          <w:color w:val="0000FF"/>
        </w:rPr>
      </w:pPr>
      <w:r>
        <w:rPr>
          <w:b/>
          <w:bCs/>
          <w:color w:val="0000FF"/>
        </w:rPr>
        <w:t>Como é a segurança em Pelotas?</w:t>
      </w:r>
      <w:r>
        <w:rPr>
          <w:color w:val="0000FF"/>
        </w:rPr>
        <w:t xml:space="preserve"> Pelotas dispõe de um ambiente seguro e serviços de saúde acessíveis.</w:t>
      </w:r>
    </w:p>
    <w:p w:rsidR="00B06999" w:rsidRDefault="00CE5941">
      <w:r>
        <w:pict>
          <v:rect id="_x0000_i1031" style="width:0;height:1.5pt" o:hralign="center" o:hrstd="t" o:hr="t" fillcolor="#a0a0a0" stroked="f"/>
        </w:pict>
      </w: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12" w:name="_40pjo3t70yvs" w:colFirst="0" w:colLast="0"/>
      <w:bookmarkEnd w:id="12"/>
      <w:r>
        <w:rPr>
          <w:color w:val="0000FF"/>
          <w:sz w:val="34"/>
          <w:szCs w:val="34"/>
        </w:rPr>
        <w:t>Contato: Relações Internacionais</w:t>
      </w:r>
    </w:p>
    <w:p w:rsidR="00B06999" w:rsidRDefault="00166405">
      <w:pPr>
        <w:numPr>
          <w:ilvl w:val="0"/>
          <w:numId w:val="4"/>
        </w:numPr>
        <w:spacing w:before="240"/>
        <w:jc w:val="both"/>
        <w:rPr>
          <w:color w:val="0000FF"/>
        </w:rPr>
      </w:pPr>
      <w:r>
        <w:rPr>
          <w:b/>
          <w:bCs/>
          <w:color w:val="0000FF"/>
        </w:rPr>
        <w:t>Coordenação de Relações Internacionais (CRInter)</w:t>
      </w:r>
    </w:p>
    <w:p w:rsidR="00B06999" w:rsidRDefault="00166405">
      <w:pPr>
        <w:numPr>
          <w:ilvl w:val="0"/>
          <w:numId w:val="4"/>
        </w:numPr>
        <w:jc w:val="both"/>
        <w:rPr>
          <w:color w:val="0000FF"/>
        </w:rPr>
      </w:pPr>
      <w:r>
        <w:rPr>
          <w:b/>
          <w:bCs/>
          <w:color w:val="0000FF"/>
        </w:rPr>
        <w:t>Canais de Atendimento:</w:t>
      </w:r>
    </w:p>
    <w:p w:rsidR="00B06999" w:rsidRDefault="00166405">
      <w:pPr>
        <w:numPr>
          <w:ilvl w:val="1"/>
          <w:numId w:val="4"/>
        </w:numPr>
        <w:jc w:val="both"/>
        <w:rPr>
          <w:color w:val="0000FF"/>
        </w:rPr>
      </w:pPr>
      <w:r>
        <w:rPr>
          <w:b/>
          <w:bCs/>
          <w:color w:val="0000FF"/>
        </w:rPr>
        <w:t>E-mail:</w:t>
      </w:r>
      <w:r>
        <w:rPr>
          <w:color w:val="0000FF"/>
        </w:rPr>
        <w:t xml:space="preserve"> international@ufpel.edu.br</w:t>
      </w:r>
    </w:p>
    <w:p w:rsidR="00B06999" w:rsidRDefault="00166405">
      <w:pPr>
        <w:numPr>
          <w:ilvl w:val="1"/>
          <w:numId w:val="4"/>
        </w:numPr>
        <w:jc w:val="both"/>
        <w:rPr>
          <w:color w:val="0000FF"/>
        </w:rPr>
      </w:pPr>
      <w:r>
        <w:rPr>
          <w:b/>
          <w:bCs/>
          <w:color w:val="0000FF"/>
        </w:rPr>
        <w:t>Telefone:</w:t>
      </w:r>
      <w:r>
        <w:rPr>
          <w:color w:val="0000FF"/>
        </w:rPr>
        <w:t xml:space="preserve"> +55 (53) 3284-3140</w:t>
      </w:r>
    </w:p>
    <w:p w:rsidR="00B06999" w:rsidRDefault="00166405">
      <w:pPr>
        <w:numPr>
          <w:ilvl w:val="1"/>
          <w:numId w:val="4"/>
        </w:numPr>
        <w:jc w:val="both"/>
        <w:rPr>
          <w:ins w:id="13" w:author="Eduarda" w:date="2026-05-04T17:22:00Z"/>
          <w:color w:val="0000FF"/>
        </w:rPr>
      </w:pPr>
      <w:r>
        <w:rPr>
          <w:b/>
          <w:bCs/>
          <w:color w:val="0000FF"/>
        </w:rPr>
        <w:t>Endereço:</w:t>
      </w:r>
      <w:r>
        <w:rPr>
          <w:color w:val="0000FF"/>
        </w:rPr>
        <w:t xml:space="preserve"> Rua Lobo da Costa, 447 - Centro CEP 96010-150 - Pelotas/</w:t>
      </w:r>
      <w:proofErr w:type="gramStart"/>
      <w:r>
        <w:rPr>
          <w:color w:val="0000FF"/>
        </w:rPr>
        <w:t>RS</w:t>
      </w:r>
      <w:proofErr w:type="gramEnd"/>
    </w:p>
    <w:p w:rsidR="00166405" w:rsidRDefault="00166405">
      <w:pPr>
        <w:numPr>
          <w:ilvl w:val="1"/>
          <w:numId w:val="4"/>
        </w:numPr>
        <w:jc w:val="both"/>
        <w:rPr>
          <w:color w:val="0000FF"/>
        </w:rPr>
      </w:pPr>
      <w:proofErr w:type="spellStart"/>
      <w:ins w:id="14" w:author="Eduarda" w:date="2026-05-04T17:22:00Z">
        <w:r>
          <w:rPr>
            <w:b/>
            <w:bCs/>
            <w:color w:val="0000FF"/>
          </w:rPr>
          <w:t>Instagram</w:t>
        </w:r>
        <w:proofErr w:type="spellEnd"/>
        <w:r>
          <w:rPr>
            <w:b/>
            <w:bCs/>
            <w:color w:val="0000FF"/>
          </w:rPr>
          <w:t>:</w:t>
        </w:r>
        <w:r>
          <w:rPr>
            <w:color w:val="0000FF"/>
          </w:rPr>
          <w:t xml:space="preserve"> @ufpelinternational</w:t>
        </w:r>
      </w:ins>
    </w:p>
    <w:p w:rsidR="00B06999" w:rsidRDefault="00166405">
      <w:pPr>
        <w:numPr>
          <w:ilvl w:val="0"/>
          <w:numId w:val="4"/>
        </w:numPr>
        <w:jc w:val="both"/>
        <w:rPr>
          <w:color w:val="0000FF"/>
        </w:rPr>
      </w:pPr>
      <w:r>
        <w:rPr>
          <w:b/>
          <w:bCs/>
          <w:color w:val="0000FF"/>
        </w:rPr>
        <w:t>Horário de Atendimento:</w:t>
      </w:r>
      <w:r>
        <w:rPr>
          <w:color w:val="0000FF"/>
        </w:rPr>
        <w:t xml:space="preserve"> Segunda a sexta-feira, das 8h às 12h e das 14h às 18h.</w:t>
      </w:r>
    </w:p>
    <w:p w:rsidR="00B06999" w:rsidRDefault="00166405">
      <w:pPr>
        <w:numPr>
          <w:ilvl w:val="0"/>
          <w:numId w:val="4"/>
        </w:numPr>
        <w:spacing w:after="240"/>
        <w:jc w:val="both"/>
        <w:rPr>
          <w:color w:val="0000FF"/>
        </w:rPr>
      </w:pPr>
      <w:r>
        <w:rPr>
          <w:b/>
          <w:bCs/>
          <w:color w:val="0000FF"/>
        </w:rPr>
        <w:t>Como podemos ajudar?</w:t>
      </w:r>
      <w:r>
        <w:rPr>
          <w:color w:val="0000FF"/>
        </w:rPr>
        <w:t xml:space="preserve"> A CRInter oferece informações sobre bolsas de estudo, cursos de português, dicas de alojamento, parcerias internacionais e outras quest</w:t>
      </w:r>
      <w:r>
        <w:rPr>
          <w:color w:val="0000FF"/>
        </w:rPr>
        <w:t>ões relacionadas à mobilidade acadêmica internacional.</w:t>
      </w:r>
    </w:p>
    <w:p w:rsidR="00B06999" w:rsidRDefault="00CE5941">
      <w:r>
        <w:pict>
          <v:rect id="_x0000_i1032" style="width:0;height:1.5pt" o:hralign="center" o:hrstd="t" o:hr="t" fillcolor="#a0a0a0" stroked="f"/>
        </w:pict>
      </w:r>
    </w:p>
    <w:p w:rsidR="00B06999" w:rsidRDefault="00166405">
      <w:pPr>
        <w:pStyle w:val="Ttulo2"/>
        <w:keepNext w:val="0"/>
        <w:keepLines w:val="0"/>
        <w:jc w:val="both"/>
        <w:rPr>
          <w:color w:val="0000FF"/>
          <w:sz w:val="34"/>
          <w:szCs w:val="34"/>
        </w:rPr>
      </w:pPr>
      <w:bookmarkStart w:id="15" w:name="_l154lq1pu55c" w:colFirst="0" w:colLast="0"/>
      <w:bookmarkEnd w:id="15"/>
      <w:r>
        <w:rPr>
          <w:color w:val="0000FF"/>
          <w:sz w:val="34"/>
          <w:szCs w:val="34"/>
        </w:rPr>
        <w:t>Homepage</w:t>
      </w:r>
    </w:p>
    <w:p w:rsidR="00B06999" w:rsidRDefault="00166405">
      <w:pPr>
        <w:spacing w:before="240" w:after="240"/>
        <w:jc w:val="both"/>
        <w:rPr>
          <w:color w:val="0000FF"/>
        </w:rPr>
      </w:pPr>
      <w:r>
        <w:rPr>
          <w:color w:val="0000FF"/>
        </w:rPr>
        <w:t xml:space="preserve">Bem-vindo(a) à Universidade Federal de Pelotas (UFPel)! </w:t>
      </w:r>
    </w:p>
    <w:p w:rsidR="00B06999" w:rsidRDefault="00166405">
      <w:pPr>
        <w:spacing w:before="240" w:after="240"/>
        <w:jc w:val="both"/>
        <w:rPr>
          <w:color w:val="0000FF"/>
        </w:rPr>
      </w:pPr>
      <w:r>
        <w:rPr>
          <w:color w:val="0000FF"/>
        </w:rPr>
        <w:t xml:space="preserve">Somos uma instituição comprometida com a excelência acadêmica e o desenvolvimento social. </w:t>
      </w:r>
    </w:p>
    <w:p w:rsidR="00B06999" w:rsidRDefault="00166405">
      <w:pPr>
        <w:spacing w:before="240" w:after="240"/>
        <w:jc w:val="both"/>
        <w:rPr>
          <w:color w:val="0000FF"/>
        </w:rPr>
      </w:pPr>
      <w:r>
        <w:rPr>
          <w:color w:val="0000FF"/>
        </w:rPr>
        <w:t>Explore nossas páginas para conhecer nosso</w:t>
      </w:r>
      <w:r>
        <w:rPr>
          <w:color w:val="0000FF"/>
        </w:rPr>
        <w:t xml:space="preserve">s cursos, a vida universitária em Pelotas, as oportunidades de internacionalização e tudo o que esta vibrante cidade tem a oferecer. </w:t>
      </w:r>
    </w:p>
    <w:p w:rsidR="00B06999" w:rsidRDefault="00166405">
      <w:pPr>
        <w:spacing w:before="240" w:after="240"/>
        <w:jc w:val="both"/>
        <w:rPr>
          <w:color w:val="0000FF"/>
        </w:rPr>
      </w:pPr>
      <w:r>
        <w:rPr>
          <w:color w:val="0000FF"/>
        </w:rPr>
        <w:t xml:space="preserve">Nossa equipe está pronta para recebê-lo(a) e apoiá-lo(a) em sua jornada acadêmica e cultural. Junte-se a nós e faça parte </w:t>
      </w:r>
      <w:r>
        <w:rPr>
          <w:color w:val="0000FF"/>
        </w:rPr>
        <w:t>de uma comunidade universitária que gera conhecimento e transforma vidas!</w:t>
      </w:r>
    </w:p>
    <w:p w:rsidR="00B06999" w:rsidRDefault="00B06999"/>
    <w:sectPr w:rsidR="00B06999" w:rsidSect="00CE5941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CB3DED-4578-40F2-BE0C-4C3B616947A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4A4CCA6-413A-4A71-9D78-3B141982326D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58EA66F4-C521-4F9B-8B79-7E69DCA7302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DE91A48D-C73B-4332-B5B9-9AB961FE0AB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A4A28"/>
    <w:multiLevelType w:val="multilevel"/>
    <w:tmpl w:val="6BEEF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CD92FA7"/>
    <w:multiLevelType w:val="multilevel"/>
    <w:tmpl w:val="BECC0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8B64AD8"/>
    <w:multiLevelType w:val="multilevel"/>
    <w:tmpl w:val="2850C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C1250D1"/>
    <w:multiLevelType w:val="multilevel"/>
    <w:tmpl w:val="3B408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9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F9F0842"/>
    <w:multiLevelType w:val="multilevel"/>
    <w:tmpl w:val="10641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C354211"/>
    <w:multiLevelType w:val="multilevel"/>
    <w:tmpl w:val="772EB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6219EB"/>
    <w:multiLevelType w:val="multilevel"/>
    <w:tmpl w:val="220C9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D1A1633"/>
    <w:multiLevelType w:val="multilevel"/>
    <w:tmpl w:val="AEE61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trackRevisions/>
  <w:defaultTabStop w:val="720"/>
  <w:hyphenationZone w:val="425"/>
  <w:characterSpacingControl w:val="doNotCompress"/>
  <w:compat/>
  <w:rsids>
    <w:rsidRoot w:val="00B06999"/>
    <w:rsid w:val="001040DA"/>
    <w:rsid w:val="00166405"/>
    <w:rsid w:val="00B06999"/>
    <w:rsid w:val="00CE5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941"/>
  </w:style>
  <w:style w:type="paragraph" w:styleId="Ttulo1">
    <w:name w:val="heading 1"/>
    <w:basedOn w:val="Normal"/>
    <w:next w:val="Normal"/>
    <w:uiPriority w:val="9"/>
    <w:qFormat/>
    <w:rsid w:val="00CE5941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CE5941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CE594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CE5941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CE5941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CE5941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CE594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sid w:val="00CE5941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CE594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6640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640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16640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fpel.edu.br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school/ufpe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youtube.com/user/ufpel" TargetMode="External"/><Relationship Id="rId5" Type="http://schemas.openxmlformats.org/officeDocument/2006/relationships/styles" Target="styles.xml"/><Relationship Id="rId10" Type="http://schemas.openxmlformats.org/officeDocument/2006/relationships/hyperlink" Target="http://www.facebook.com/ufpe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ufpel.edu.br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2D0B9B-222E-41FD-B376-F11FA5ACA2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4F3983-4547-4984-AB25-8F5F849E3139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06A375A2-E16D-48FE-8908-684EFD8F36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1841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Eduarda</cp:lastModifiedBy>
  <cp:revision>3</cp:revision>
  <dcterms:created xsi:type="dcterms:W3CDTF">2026-05-04T17:51:00Z</dcterms:created>
  <dcterms:modified xsi:type="dcterms:W3CDTF">2026-05-04T20:22:00Z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