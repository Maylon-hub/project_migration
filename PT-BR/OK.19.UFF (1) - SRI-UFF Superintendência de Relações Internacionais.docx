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E118F" w:rsidRDefault="004F5EA2" w14:paraId="00000001" w14:textId="77777777">
      <w:pPr>
        <w:spacing w:before="240" w:after="240"/>
        <w:jc w:val="both"/>
      </w:pPr>
      <w:r>
        <w:t>Universidade Federal Fluminense (UFF)</w:t>
      </w:r>
    </w:p>
    <w:p w:rsidR="00DE118F" w:rsidRDefault="004F5EA2" w14:paraId="00000002" w14:textId="77777777">
      <w:pPr>
        <w:jc w:val="both"/>
      </w:pPr>
      <w:r>
        <w:pict w14:anchorId="3161B1E3">
          <v:rect id="Horizontal Line 1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4" filled="f">
            <o:lock v:ext="edit" rotation="t" verticies="t" text="t" aspectratio="t" shapetype="t"/>
            <w10:anchorlock/>
          </v:rect>
        </w:pict>
      </w:r>
    </w:p>
    <w:p w:rsidR="00DE118F" w:rsidRDefault="004F5EA2" w14:paraId="00000003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c8513o3iq1wa" w:colFirst="0" w:colLast="0" w:id="0"/>
      <w:bookmarkEnd w:id="0"/>
      <w:r>
        <w:rPr>
          <w:sz w:val="34"/>
          <w:szCs w:val="34"/>
        </w:rPr>
        <w:t>Sobre a Universidade</w:t>
      </w:r>
    </w:p>
    <w:p w:rsidR="00DE118F" w:rsidRDefault="004F5EA2" w14:paraId="00000004" w14:textId="77777777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DE118F" w:rsidRDefault="004F5EA2" w14:paraId="00000005" w14:textId="77777777">
      <w:pPr>
        <w:numPr>
          <w:ilvl w:val="1"/>
          <w:numId w:val="4"/>
        </w:numPr>
        <w:jc w:val="both"/>
      </w:pPr>
      <w:r>
        <w:rPr>
          <w:b/>
          <w:bCs/>
        </w:rPr>
        <w:t>Ano de Fundação:</w:t>
      </w:r>
      <w:r>
        <w:t xml:space="preserve"> A Universidade Federal Fluminense (UFF) foi criada em 18 de dezembro de 1960 pela Lei nº 3.848, originalmente com o nome de Universidade Federal do Estado do Rio de Janeiro (UFERJ), a partir da integração de diversas faculdades existentes em Niterói. O nome atual, Universidade Federal Fluminense, foi oficializado pela Lei nº 4.831, de 5 de novembro de 1965.</w:t>
      </w:r>
      <w:r>
        <w:br/>
      </w:r>
    </w:p>
    <w:p w:rsidR="00DE118F" w:rsidRDefault="004F5EA2" w14:paraId="00000006" w14:textId="025C565A">
      <w:pPr>
        <w:numPr>
          <w:ilvl w:val="1"/>
          <w:numId w:val="4"/>
        </w:numPr>
        <w:jc w:val="both"/>
        <w:rPr/>
      </w:pPr>
      <w:r w:rsidRPr="6BBA5EE2" w:rsidR="004F5EA2">
        <w:rPr>
          <w:b w:val="1"/>
          <w:bCs w:val="1"/>
        </w:rPr>
        <w:t>Visão Geral:</w:t>
      </w:r>
      <w:r w:rsidR="004F5EA2">
        <w:rPr/>
        <w:t xml:space="preserve"> A UFF é uma instituição pública de ensino superior, reconhecida nacionalmente por sua excelência acadêmica e compromisso com o desenvolvimento social. Com sede em Niterói, </w:t>
      </w:r>
      <w:r w:rsidR="00C44BF9">
        <w:rPr/>
        <w:t>est</w:t>
      </w:r>
      <w:r w:rsidR="003931E2">
        <w:rPr/>
        <w:t>á</w:t>
      </w:r>
      <w:r w:rsidR="00C44BF9">
        <w:rPr/>
        <w:t xml:space="preserve"> entre as universidades federais com maior número de estudantes matriculados no país. Além de sua sede, destaca-se por s</w:t>
      </w:r>
      <w:r w:rsidR="00C44BF9">
        <w:rPr/>
        <w:t>ua</w:t>
      </w:r>
      <w:r w:rsidR="00C44BF9">
        <w:rPr/>
        <w:t xml:space="preserve"> interiorização, com campi distribuídos por diversas regiões do estado do Rio de Janeiro. A instituição oferece</w:t>
      </w:r>
      <w:r w:rsidR="004F5EA2">
        <w:rPr/>
        <w:t xml:space="preserve"> uma ampla gama de cursos de graduação e pós-graduação, promovendo pesquisas relevantes e realizando </w:t>
      </w:r>
      <w:r w:rsidR="00C44BF9">
        <w:rPr/>
        <w:t xml:space="preserve">diversas </w:t>
      </w:r>
      <w:r w:rsidR="004F5EA2">
        <w:rPr/>
        <w:t>atividades de extensão para contribuir com a sociedade.</w:t>
      </w:r>
    </w:p>
    <w:p w:rsidR="00DE118F" w:rsidRDefault="004F5EA2" w14:paraId="00000007" w14:textId="77777777">
      <w:pPr>
        <w:jc w:val="both"/>
      </w:pPr>
      <w:r>
        <w:t>.</w:t>
      </w:r>
    </w:p>
    <w:p w:rsidR="00DE118F" w:rsidRDefault="004F5EA2" w14:paraId="00000008" w14:textId="77777777">
      <w:pPr>
        <w:numPr>
          <w:ilvl w:val="0"/>
          <w:numId w:val="4"/>
        </w:numPr>
        <w:jc w:val="both"/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DE118F" w:rsidRDefault="004F5EA2" w14:paraId="00000009" w14:textId="77777777">
      <w:pPr>
        <w:numPr>
          <w:ilvl w:val="1"/>
          <w:numId w:val="4"/>
        </w:numPr>
        <w:jc w:val="both"/>
      </w:pPr>
      <w:r>
        <w:rPr>
          <w:b/>
          <w:bCs/>
        </w:rPr>
        <w:t>Nossos Pilares de Excelência</w:t>
      </w:r>
      <w:r>
        <w:rPr>
          <w:b/>
          <w:bCs/>
        </w:rPr>
        <w:br/>
      </w:r>
    </w:p>
    <w:p w:rsidR="00DE118F" w:rsidRDefault="004F5EA2" w14:paraId="0000000A" w14:textId="77777777">
      <w:pPr>
        <w:numPr>
          <w:ilvl w:val="2"/>
          <w:numId w:val="4"/>
        </w:numPr>
        <w:jc w:val="both"/>
      </w:pPr>
      <w:r>
        <w:rPr>
          <w:b/>
          <w:bCs/>
        </w:rPr>
        <w:t>Liderança e Inovação:</w:t>
      </w:r>
      <w:r>
        <w:t xml:space="preserve"> A UFF destaca-se em diversas áreas do conhecimento, promovendo pesquisas inovadoras e projetos relevantes que contribuem significativamente para o avanço científico e tecnológico.</w:t>
      </w:r>
      <w:r>
        <w:br/>
      </w:r>
    </w:p>
    <w:p w:rsidR="00DE118F" w:rsidRDefault="004F5EA2" w14:paraId="0000000B" w14:textId="77777777">
      <w:pPr>
        <w:numPr>
          <w:ilvl w:val="2"/>
          <w:numId w:val="4"/>
        </w:numPr>
        <w:jc w:val="both"/>
      </w:pPr>
      <w:r>
        <w:rPr>
          <w:b/>
          <w:bCs/>
        </w:rPr>
        <w:t>Reconhecimento Global:</w:t>
      </w:r>
      <w:r>
        <w:t xml:space="preserve"> A universidade figura entre as principais instituições de ensino superior do Brasil, sendo reconhecida por sua qualidade acadêmica e infraestrutura de pesquisa.</w:t>
      </w:r>
      <w:r>
        <w:br/>
      </w:r>
    </w:p>
    <w:p w:rsidR="00DE118F" w:rsidRDefault="004F5EA2" w14:paraId="0000000C" w14:textId="77777777">
      <w:pPr>
        <w:numPr>
          <w:ilvl w:val="2"/>
          <w:numId w:val="4"/>
        </w:numPr>
        <w:jc w:val="both"/>
      </w:pPr>
      <w:r>
        <w:rPr>
          <w:b/>
          <w:bCs/>
        </w:rPr>
        <w:t>Missão e Impacto Social:</w:t>
      </w:r>
      <w:r>
        <w:t xml:space="preserve"> A missão da UFF é produzir, disseminar e aplicar o conhecimento e a cultura de forma crítica e socialmente referenciada, contribuindo para o desenvolvimento sustentável e enfrentamento dos desafios contemporâneos.</w:t>
      </w:r>
      <w:r>
        <w:br/>
      </w:r>
    </w:p>
    <w:p w:rsidR="00DE118F" w:rsidRDefault="004F5EA2" w14:paraId="0000000D" w14:textId="4CDA4D2E">
      <w:pPr>
        <w:numPr>
          <w:ilvl w:val="2"/>
          <w:numId w:val="4"/>
        </w:numPr>
        <w:jc w:val="both"/>
        <w:rPr/>
      </w:pPr>
      <w:r w:rsidRPr="3076F753" w:rsidR="4B5F0E4D">
        <w:rPr>
          <w:b w:val="1"/>
          <w:bCs w:val="1"/>
        </w:rPr>
        <w:t>Experiência Estudantil Enriquecedora:</w:t>
      </w:r>
      <w:r w:rsidR="4B5F0E4D">
        <w:rPr/>
        <w:t xml:space="preserve"> A UFF promove uma experiência acadêmica </w:t>
      </w:r>
      <w:r w:rsidR="26AB0CE5">
        <w:rPr/>
        <w:t>engrandecedora</w:t>
      </w:r>
      <w:r w:rsidR="4B5F0E4D">
        <w:rPr/>
        <w:t>, oferecendo uma comunidade diversificada e oportunidades de engajamento em atividades extracurriculares, culturais e esportivas.</w:t>
      </w:r>
    </w:p>
    <w:p w:rsidR="00DE118F" w:rsidRDefault="004F5EA2" w14:paraId="0000000E" w14:textId="77777777">
      <w:pPr>
        <w:jc w:val="both"/>
      </w:pPr>
      <w:r>
        <w:pict w14:anchorId="74BADB12">
          <v:rect id="Horizontal Line 2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3" filled="f">
            <o:lock v:ext="edit" rotation="t" verticies="t" text="t" aspectratio="t" shapetype="t"/>
            <w10:anchorlock/>
          </v:rect>
        </w:pict>
      </w:r>
    </w:p>
    <w:p w:rsidR="00DE118F" w:rsidRDefault="004F5EA2" w14:paraId="0000000F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pnzobqn37ujb" w:colFirst="0" w:colLast="0" w:id="12"/>
      <w:bookmarkEnd w:id="12"/>
      <w:r>
        <w:rPr>
          <w:sz w:val="34"/>
          <w:szCs w:val="34"/>
        </w:rPr>
        <w:t>Informações Essenciais e Contato</w:t>
      </w:r>
    </w:p>
    <w:p w:rsidR="00DE118F" w:rsidRDefault="004F5EA2" w14:paraId="00000010" w14:textId="77777777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Sigla:</w:t>
      </w:r>
      <w:r>
        <w:t xml:space="preserve"> UFF</w:t>
      </w:r>
    </w:p>
    <w:p w:rsidR="00DE118F" w:rsidRDefault="004F5EA2" w14:paraId="00000011" w14:textId="77777777">
      <w:pPr>
        <w:numPr>
          <w:ilvl w:val="0"/>
          <w:numId w:val="6"/>
        </w:numPr>
        <w:jc w:val="both"/>
      </w:pPr>
      <w:r>
        <w:rPr>
          <w:b/>
          <w:bCs/>
        </w:rPr>
        <w:t>Nome Completo:</w:t>
      </w:r>
      <w:r>
        <w:t xml:space="preserve"> Universidade Federal Fluminense</w:t>
      </w:r>
    </w:p>
    <w:p w:rsidR="00DE118F" w:rsidRDefault="004F5EA2" w14:paraId="00000012" w14:textId="77777777">
      <w:pPr>
        <w:numPr>
          <w:ilvl w:val="0"/>
          <w:numId w:val="6"/>
        </w:numPr>
        <w:jc w:val="both"/>
      </w:pPr>
      <w:r>
        <w:rPr>
          <w:b/>
          <w:bCs/>
        </w:rPr>
        <w:t>Cidade da Sede:</w:t>
      </w:r>
      <w:r>
        <w:t xml:space="preserve"> Niterói</w:t>
      </w:r>
    </w:p>
    <w:p w:rsidR="00DE118F" w:rsidRDefault="004F5EA2" w14:paraId="00000013" w14:textId="77777777">
      <w:pPr>
        <w:numPr>
          <w:ilvl w:val="0"/>
          <w:numId w:val="6"/>
        </w:numPr>
        <w:jc w:val="both"/>
      </w:pPr>
      <w:r>
        <w:rPr>
          <w:b/>
          <w:bCs/>
        </w:rPr>
        <w:t>Estado:</w:t>
      </w:r>
      <w:r>
        <w:t xml:space="preserve"> Rio de Janeiro</w:t>
      </w:r>
    </w:p>
    <w:p w:rsidR="00DE118F" w:rsidRDefault="004F5EA2" w14:paraId="00000014" w14:textId="77777777">
      <w:pPr>
        <w:numPr>
          <w:ilvl w:val="0"/>
          <w:numId w:val="6"/>
        </w:numPr>
        <w:jc w:val="both"/>
      </w:pPr>
      <w:r>
        <w:rPr>
          <w:b/>
          <w:bCs/>
        </w:rPr>
        <w:t>Endereço da Sede:</w:t>
      </w:r>
      <w:r>
        <w:t xml:space="preserve"> Rua Miguel de Frias, 9 - Icaraí, Niterói, RJ, 24220-900</w:t>
      </w:r>
    </w:p>
    <w:p w:rsidR="00DE118F" w:rsidRDefault="004F5EA2" w14:paraId="00000015" w14:textId="77777777">
      <w:pPr>
        <w:numPr>
          <w:ilvl w:val="0"/>
          <w:numId w:val="6"/>
        </w:numPr>
        <w:jc w:val="both"/>
      </w:pPr>
      <w:r>
        <w:rPr>
          <w:b/>
          <w:bCs/>
        </w:rPr>
        <w:t>Site Oficial:</w:t>
      </w:r>
      <w:hyperlink r:id="rId9">
        <w:r w:rsidR="00DE118F">
          <w:t xml:space="preserve"> </w:t>
        </w:r>
      </w:hyperlink>
      <w:hyperlink r:id="rId10">
        <w:r w:rsidR="00DE118F">
          <w:rPr>
            <w:u w:val="single"/>
          </w:rPr>
          <w:t>www.uff.br</w:t>
        </w:r>
      </w:hyperlink>
    </w:p>
    <w:p w:rsidR="00DE118F" w:rsidRDefault="004F5EA2" w14:paraId="00000016" w14:textId="381DC751">
      <w:pPr>
        <w:numPr>
          <w:ilvl w:val="0"/>
          <w:numId w:val="6"/>
        </w:numPr>
        <w:jc w:val="both"/>
        <w:rPr/>
      </w:pPr>
      <w:r w:rsidRPr="3076F753" w:rsidR="4B5F0E4D">
        <w:rPr>
          <w:b w:val="1"/>
          <w:bCs w:val="1"/>
        </w:rPr>
        <w:t>Outros Campi:</w:t>
      </w:r>
      <w:r w:rsidR="4B5F0E4D">
        <w:rPr/>
        <w:t xml:space="preserve"> Além da sede em Niterói, a UFF mantém unidades de ensino em oito municípios do estado do Rio de Janeiro — Angra dos Reis, Campos dos Goytacazes, Macaé, Nova Friburgo, Petrópolis, Rio das Ostras, Santo Antônio de Pádua e Volta Redonda — complementadas por estruturas especializadas como a fazenda-escola em Cachoeiras de Macacu, voltada às atividades práticas da Faculdade de Veterinária, o núcleo experimental em Iguaba Grande, dedicado a pesquisas ambientais, </w:t>
      </w:r>
      <w:r w:rsidR="32AA7E3A">
        <w:rPr/>
        <w:t xml:space="preserve">a </w:t>
      </w:r>
      <w:r w:rsidR="4B5F0E4D">
        <w:rPr/>
        <w:t>unidade avançada em Oriximiná (PA)</w:t>
      </w:r>
      <w:r w:rsidR="32AA7E3A">
        <w:rPr/>
        <w:t xml:space="preserve"> e o Hospital Universitário Antônio Pedro (HUAP), referência em assistência à saúde, ensino, pesquisa e formação de profissionais.</w:t>
      </w:r>
      <w:r w:rsidR="4B5F0E4D">
        <w:rPr/>
        <w:t xml:space="preserve"> A universidade também conta com uma ampla rede de institutos, faculdades, escolas e polos de educação a distância, que ampliam sua presença acadêmica no estado e em âmbito nacional.</w:t>
      </w:r>
    </w:p>
    <w:p w:rsidR="00AC18DA" w:rsidP="00D0654F" w:rsidRDefault="00AC18DA" w14:paraId="78518762" w14:textId="77777777">
      <w:pPr>
        <w:ind w:left="720"/>
        <w:jc w:val="both"/>
      </w:pPr>
    </w:p>
    <w:p w:rsidR="00DE118F" w:rsidRDefault="004F5EA2" w14:paraId="00000017" w14:textId="77777777">
      <w:pPr>
        <w:numPr>
          <w:ilvl w:val="0"/>
          <w:numId w:val="6"/>
        </w:numPr>
        <w:jc w:val="both"/>
      </w:pPr>
      <w:r>
        <w:rPr>
          <w:b/>
          <w:bCs/>
        </w:rPr>
        <w:t>Redes Sociais:</w:t>
      </w:r>
    </w:p>
    <w:p w:rsidR="00DE118F" w:rsidRDefault="004F5EA2" w14:paraId="00000018" w14:textId="77777777">
      <w:pPr>
        <w:numPr>
          <w:ilvl w:val="1"/>
          <w:numId w:val="6"/>
        </w:numPr>
        <w:jc w:val="both"/>
      </w:pPr>
      <w:r>
        <w:t>Facebook:</w:t>
      </w:r>
      <w:hyperlink r:id="rId11">
        <w:r w:rsidR="00DE118F">
          <w:t xml:space="preserve"> </w:t>
        </w:r>
      </w:hyperlink>
      <w:hyperlink r:id="rId12">
        <w:r w:rsidR="00DE118F">
          <w:rPr>
            <w:u w:val="single"/>
          </w:rPr>
          <w:t>www.facebook.com/uffoficial</w:t>
        </w:r>
      </w:hyperlink>
    </w:p>
    <w:p w:rsidR="00DE118F" w:rsidRDefault="004F5EA2" w14:paraId="00000019" w14:textId="77777777">
      <w:pPr>
        <w:numPr>
          <w:ilvl w:val="1"/>
          <w:numId w:val="6"/>
        </w:numPr>
        <w:jc w:val="both"/>
      </w:pPr>
      <w:r>
        <w:t>Instagram:</w:t>
      </w:r>
      <w:hyperlink r:id="rId13">
        <w:r w:rsidR="00DE118F">
          <w:t xml:space="preserve"> </w:t>
        </w:r>
      </w:hyperlink>
      <w:hyperlink r:id="rId14">
        <w:r w:rsidR="00DE118F">
          <w:rPr>
            <w:u w:val="single"/>
          </w:rPr>
          <w:t>www.instagram.com/uffoficial</w:t>
        </w:r>
      </w:hyperlink>
    </w:p>
    <w:p w:rsidR="00DE118F" w:rsidRDefault="004F5EA2" w14:paraId="0000001A" w14:textId="77777777">
      <w:pPr>
        <w:numPr>
          <w:ilvl w:val="1"/>
          <w:numId w:val="6"/>
        </w:numPr>
        <w:jc w:val="both"/>
      </w:pPr>
      <w:r>
        <w:t>YouTube:</w:t>
      </w:r>
      <w:hyperlink r:id="rId15">
        <w:r w:rsidR="00DE118F">
          <w:t xml:space="preserve"> </w:t>
        </w:r>
      </w:hyperlink>
      <w:hyperlink r:id="rId16">
        <w:r w:rsidR="00DE118F">
          <w:rPr>
            <w:u w:val="single"/>
          </w:rPr>
          <w:t>www.youtube.com/@UFFoficial</w:t>
        </w:r>
      </w:hyperlink>
      <w:r>
        <w:t xml:space="preserve"> / </w:t>
      </w:r>
      <w:hyperlink r:id="rId17">
        <w:r w:rsidR="00DE118F">
          <w:rPr>
            <w:u w:val="single"/>
          </w:rPr>
          <w:t>www.youtube.com/@uniteveuff</w:t>
        </w:r>
      </w:hyperlink>
      <w:r>
        <w:t xml:space="preserve"> </w:t>
      </w:r>
    </w:p>
    <w:p w:rsidRPr="003931E2" w:rsidR="00DE118F" w:rsidRDefault="004F5EA2" w14:paraId="0000001B" w14:textId="77777777">
      <w:pPr>
        <w:numPr>
          <w:ilvl w:val="1"/>
          <w:numId w:val="6"/>
        </w:numPr>
        <w:jc w:val="both"/>
        <w:rPr>
          <w:lang w:val="en-US"/>
          <w:rPrChange w:author="Fabricio Paiva Mota" w:date="2026-07-31T09:07:00Z" w16du:dateUtc="2026-07-31T12:07:00Z" w:id="17">
            <w:rPr/>
          </w:rPrChange>
        </w:rPr>
      </w:pPr>
      <w:r w:rsidRPr="003931E2">
        <w:rPr>
          <w:lang w:val="en-US"/>
          <w:rPrChange w:author="Fabricio Paiva Mota" w:date="2026-07-31T09:07:00Z" w16du:dateUtc="2026-07-31T12:07:00Z" w:id="18">
            <w:rPr/>
          </w:rPrChange>
        </w:rPr>
        <w:t>LinkedIn:</w:t>
      </w:r>
      <w:r w:rsidR="00DE118F">
        <w:fldChar w:fldCharType="begin"/>
      </w:r>
      <w:r w:rsidRPr="003931E2" w:rsidR="00DE118F">
        <w:rPr>
          <w:lang w:val="en-US"/>
          <w:rPrChange w:author="Fabricio Paiva Mota" w:date="2026-07-31T09:07:00Z" w16du:dateUtc="2026-07-31T12:07:00Z" w:id="19">
            <w:rPr/>
          </w:rPrChange>
        </w:rPr>
        <w:instrText>HYPERLINK "http://www.linkedin.com/school/universidade-federal-fluminense" \h</w:instrText>
      </w:r>
      <w:r w:rsidR="00DE118F">
        <w:fldChar w:fldCharType="separate"/>
      </w:r>
      <w:r w:rsidRPr="003931E2" w:rsidR="00DE118F">
        <w:rPr>
          <w:lang w:val="en-US"/>
          <w:rPrChange w:author="Fabricio Paiva Mota" w:date="2026-07-31T09:07:00Z" w16du:dateUtc="2026-07-31T12:07:00Z" w:id="20">
            <w:rPr/>
          </w:rPrChange>
        </w:rPr>
        <w:t xml:space="preserve"> </w:t>
      </w:r>
      <w:r w:rsidR="00DE118F">
        <w:fldChar w:fldCharType="end"/>
      </w:r>
      <w:r w:rsidR="00DE118F">
        <w:fldChar w:fldCharType="begin"/>
      </w:r>
      <w:r w:rsidRPr="003931E2" w:rsidR="00DE118F">
        <w:rPr>
          <w:lang w:val="en-US"/>
          <w:rPrChange w:author="Fabricio Paiva Mota" w:date="2026-07-31T09:07:00Z" w16du:dateUtc="2026-07-31T12:07:00Z" w:id="21">
            <w:rPr/>
          </w:rPrChange>
        </w:rPr>
        <w:instrText>HYPERLINK "http://www.linkedin.com/school/universidade-federal-fluminense" \h</w:instrText>
      </w:r>
      <w:r w:rsidR="00DE118F">
        <w:fldChar w:fldCharType="separate"/>
      </w:r>
      <w:r w:rsidRPr="003931E2" w:rsidR="00DE118F">
        <w:rPr>
          <w:u w:val="single"/>
          <w:lang w:val="en-US"/>
          <w:rPrChange w:author="Fabricio Paiva Mota" w:date="2026-07-31T09:07:00Z" w16du:dateUtc="2026-07-31T12:07:00Z" w:id="22">
            <w:rPr>
              <w:u w:val="single"/>
            </w:rPr>
          </w:rPrChange>
        </w:rPr>
        <w:t>www.linkedin.com/school/universidade-federal-fluminense</w:t>
      </w:r>
      <w:r w:rsidR="00DE118F">
        <w:fldChar w:fldCharType="end"/>
      </w:r>
      <w:r w:rsidRPr="003931E2">
        <w:rPr>
          <w:lang w:val="en-US"/>
          <w:rPrChange w:author="Fabricio Paiva Mota" w:date="2026-07-31T09:07:00Z" w16du:dateUtc="2026-07-31T12:07:00Z" w:id="23">
            <w:rPr/>
          </w:rPrChange>
        </w:rPr>
        <w:t xml:space="preserve"> </w:t>
      </w:r>
    </w:p>
    <w:p w:rsidR="00DE118F" w:rsidRDefault="004F5EA2" w14:paraId="0000001C" w14:textId="77777777">
      <w:pPr>
        <w:numPr>
          <w:ilvl w:val="1"/>
          <w:numId w:val="6"/>
        </w:numPr>
        <w:spacing w:after="240"/>
        <w:jc w:val="both"/>
      </w:pPr>
      <w:r>
        <w:t xml:space="preserve">Twitter: </w:t>
      </w:r>
      <w:hyperlink r:id="rId18">
        <w:r w:rsidR="00DE118F">
          <w:rPr>
            <w:u w:val="single"/>
          </w:rPr>
          <w:t>x.com/uff_br</w:t>
        </w:r>
      </w:hyperlink>
    </w:p>
    <w:p w:rsidR="00DE118F" w:rsidRDefault="004F5EA2" w14:paraId="0000001D" w14:textId="77777777">
      <w:pPr>
        <w:jc w:val="both"/>
      </w:pPr>
      <w:r>
        <w:pict w14:anchorId="4B1899E1">
          <v:rect id="Horizontal Line 3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2" filled="f">
            <o:lock v:ext="edit" rotation="t" verticies="t" text="t" aspectratio="t" shapetype="t"/>
            <w10:anchorlock/>
          </v:rect>
        </w:pict>
      </w:r>
    </w:p>
    <w:p w:rsidR="00DE118F" w:rsidRDefault="004F5EA2" w14:paraId="0000001E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kn6qsxwruau2" w:colFirst="0" w:colLast="0" w:id="24"/>
      <w:bookmarkEnd w:id="24"/>
      <w:r>
        <w:rPr>
          <w:sz w:val="34"/>
          <w:szCs w:val="34"/>
        </w:rPr>
        <w:t>Por Que Estudar na UFF?</w:t>
      </w:r>
    </w:p>
    <w:p w:rsidR="00DE118F" w:rsidRDefault="004F5EA2" w14:paraId="0000001F" w14:textId="77777777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Corpo Docente de Renome:</w:t>
      </w:r>
      <w:r>
        <w:t xml:space="preserve"> A UFF conta com professores altamente qualificados, incluindo pesquisadores reconhecidos nacional e internacionalmente, como membros de redes de excelência da CAPES e do CNPq. Muitos participam de projetos conjuntos com instituições de renome mundial, ampliando a experiência acadêmica oferecida aos estudantes.</w:t>
      </w:r>
      <w:r>
        <w:br/>
      </w:r>
    </w:p>
    <w:p w:rsidR="00DE118F" w:rsidRDefault="004F5EA2" w14:paraId="00000020" w14:textId="4F8F94FC">
      <w:pPr>
        <w:numPr>
          <w:ilvl w:val="0"/>
          <w:numId w:val="1"/>
        </w:numPr>
        <w:jc w:val="both"/>
        <w:rPr/>
      </w:pPr>
      <w:r w:rsidRPr="3076F753" w:rsidR="4B5F0E4D">
        <w:rPr>
          <w:b w:val="1"/>
          <w:bCs w:val="1"/>
        </w:rPr>
        <w:t>Pesquisa de Ponta e Inovação:</w:t>
      </w:r>
      <w:r w:rsidR="4B5F0E4D">
        <w:rPr/>
        <w:t xml:space="preserve"> A universidade </w:t>
      </w:r>
      <w:r w:rsidR="15C0E44B">
        <w:rPr/>
        <w:t xml:space="preserve">possui programas de pós-graduação de excelência reconhecidos nacional e internacionalmente, com seis programas avaliados com nota 7 e nove com nota 6 pela CAPES. </w:t>
      </w:r>
      <w:r w:rsidR="15C0E44B">
        <w:rPr/>
        <w:t>Também dispõe da Agência de Inovação (AGIR) e de institutos, centros e laboratórios de pesquisa de referência em áreas como saúde, materiais avançados, energia, meio ambiente e biotecnologia</w:t>
      </w:r>
      <w:r w:rsidR="15C0E44B">
        <w:rPr/>
        <w:t>, contribuindo para a produção científica e o desenvolvimento tecnológico do país.</w:t>
      </w:r>
      <w:r>
        <w:tab/>
      </w:r>
      <w:r>
        <w:br/>
      </w:r>
    </w:p>
    <w:p w:rsidR="00DE118F" w:rsidRDefault="004F5EA2" w14:paraId="00000021" w14:textId="77788480">
      <w:pPr>
        <w:numPr>
          <w:ilvl w:val="0"/>
          <w:numId w:val="1"/>
        </w:numPr>
        <w:jc w:val="both"/>
      </w:pPr>
      <w:r>
        <w:rPr>
          <w:b/>
          <w:bCs/>
        </w:rPr>
        <w:t>Ambiente Multidisciplinar e Diverso:</w:t>
      </w:r>
      <w:r>
        <w:t xml:space="preserve"> </w:t>
      </w:r>
      <w:ins w:author="Mariana Klojda" w:date="2026-06-17T12:18:00Z" w16du:dateUtc="2026-06-17T15:18:00Z" w:id="30">
        <w:r w:rsidR="00D54682">
          <w:t>Com cursos distribuídos por diferentes áreas do conhecimento, a UFF proporciona um ambiente acadêmico plural, que favorece o diálogo entre distintas disciplinas, a produção de conhecimento interdisciplinar e a convivência entre estudantes e pesquisadores com diferentes trajetórias e perspectivas. A universidade também promove eventos acadêmicos, científicos, artísticos e culturais que enriquecem a vida universitária e estimulam a troca de experiências.</w:t>
        </w:r>
        <w:r w:rsidR="00D54682">
          <w:tab/>
        </w:r>
      </w:ins>
      <w:del w:author="Mariana Klojda" w:date="2026-06-17T12:18:00Z" w16du:dateUtc="2026-06-17T15:18:00Z" w:id="31">
        <w:r w:rsidDel="00D54682">
          <w:delText>A UFF incentiva a integração entre cursos como Biotecnologia, Direito, Artes Cênicas e Engenharia, promovendo eventos culturais e acadêmicos que valorizam a diversidade de pensamentos e identidades culturais, como o “UFF nas Praças”, que leva ciência e cultura para a comunidade.</w:delText>
        </w:r>
      </w:del>
      <w:r>
        <w:br/>
      </w:r>
    </w:p>
    <w:p w:rsidR="00DE118F" w:rsidRDefault="004F5EA2" w14:paraId="00000022" w14:textId="49AF1838">
      <w:pPr>
        <w:numPr>
          <w:ilvl w:val="0"/>
          <w:numId w:val="1"/>
        </w:numPr>
        <w:jc w:val="both"/>
      </w:pPr>
      <w:r>
        <w:rPr>
          <w:b/>
          <w:bCs/>
        </w:rPr>
        <w:t>Localização Estratégica:</w:t>
      </w:r>
      <w:r>
        <w:t xml:space="preserve"> Situada em Niterói, </w:t>
      </w:r>
      <w:ins w:author="Mariana Klojda" w:date="2026-06-17T12:20:00Z" w16du:dateUtc="2026-06-17T15:20:00Z" w:id="32">
        <w:r w:rsidR="00D54682">
          <w:t>a UFF está localizada a apenas 13 km da cidade do Rio de Janeiro. Com porte menor e ritmo mais tranquilo que a capital, Niterói oferece qualidade de vida e fácil acesso às oportunidades acadêmicas, culturais e profissionais da região metropolitana,</w:t>
        </w:r>
      </w:ins>
      <w:del w:author="Mariana Klojda" w:date="2026-06-17T12:20:00Z" w16du:dateUtc="2026-06-17T15:20:00Z" w:id="33">
        <w:r w:rsidDel="00D54682">
          <w:delText>cidade conhecida por sua vida cultural vibrante, a UFF está próxima ao Rio de Janeiro,</w:delText>
        </w:r>
      </w:del>
      <w:r>
        <w:t xml:space="preserve"> facilitando estágios e parcerias com empresas, instituições culturais e centros de pesquisa na região metropolitana.</w:t>
      </w:r>
      <w:r>
        <w:br/>
      </w:r>
    </w:p>
    <w:p w:rsidR="00DE118F" w:rsidRDefault="004F5EA2" w14:paraId="00000023" w14:textId="4FB90FDA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Compromisso com o Impacto Social:</w:t>
      </w:r>
      <w:r>
        <w:t xml:space="preserve"> </w:t>
      </w:r>
      <w:ins w:author="Mariana Klojda" w:date="2026-06-17T12:27:00Z" w16du:dateUtc="2026-06-17T15:27:00Z" w:id="34">
        <w:r w:rsidR="0078099B">
          <w:t>Por meio de projetos de ensino, pesquisa e extensão, a UFF contribui para o desenvolvimento social em diferentes áreas. Esse compromisso se expressa tanto em sua atuação na educação básica, por meio do Colégio Universitário Geraldo Reis (Coluni), quanto em iniciativas voltadas à saúde pública, como a Rede UFF de Saúde Coletiva e os programas de residência vinculados ao Sistema Único de Saúde (SUS).</w:t>
        </w:r>
      </w:ins>
      <w:del w:author="Mariana Klojda" w:date="2026-06-17T12:27:00Z" w16du:dateUtc="2026-06-17T15:27:00Z" w:id="35">
        <w:r w:rsidDel="0078099B">
          <w:delText>Por meio da Rede UFF de Saúde Coletiva, programa de Residência em Enfermagem em Saúde Coletiva e outros projetos, a UFF contribui significativamente para a formação e atuação na saúde pública, integrando ensino, pesquisa e extensão para benefício da comunidade e do Sistema Único de Saúde (SUS) da região.</w:delText>
        </w:r>
      </w:del>
    </w:p>
    <w:p w:rsidR="00DE118F" w:rsidRDefault="004F5EA2" w14:paraId="00000024" w14:textId="77777777">
      <w:pPr>
        <w:jc w:val="both"/>
      </w:pPr>
      <w:r>
        <w:pict w14:anchorId="64085247">
          <v:rect id="Horizontal Line 4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1" filled="f">
            <o:lock v:ext="edit" rotation="t" verticies="t" text="t" aspectratio="t" shapetype="t"/>
            <w10:anchorlock/>
          </v:rect>
        </w:pict>
      </w:r>
    </w:p>
    <w:p w:rsidR="00DE118F" w:rsidRDefault="004F5EA2" w14:paraId="00000025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n3tqcb5e46ns" w:colFirst="0" w:colLast="0" w:id="36"/>
      <w:bookmarkEnd w:id="36"/>
      <w:r>
        <w:rPr>
          <w:sz w:val="34"/>
          <w:szCs w:val="34"/>
        </w:rPr>
        <w:t>Vida no Campus e Suporte ao Estudante na UFF</w:t>
      </w:r>
    </w:p>
    <w:p w:rsidR="00DE118F" w:rsidRDefault="004F5EA2" w14:paraId="00000026" w14:textId="77777777">
      <w:pPr>
        <w:numPr>
          <w:ilvl w:val="0"/>
          <w:numId w:val="8"/>
        </w:numPr>
        <w:spacing w:before="240"/>
        <w:jc w:val="both"/>
      </w:pPr>
      <w:r>
        <w:rPr>
          <w:b/>
          <w:bCs/>
        </w:rPr>
        <w:t>Infraestrutura Completa para o seu Desenvolvimento:</w:t>
      </w:r>
    </w:p>
    <w:p w:rsidR="00DE118F" w:rsidRDefault="004F5EA2" w14:paraId="00000027" w14:textId="77777777">
      <w:pPr>
        <w:numPr>
          <w:ilvl w:val="1"/>
          <w:numId w:val="8"/>
        </w:numPr>
        <w:jc w:val="both"/>
      </w:pPr>
      <w:r>
        <w:t>A UFF dispõe de uma infraestrutura robusta que inclui bibliotecas como a Biblioteca Central no campus do Gragoatá, com acervo diversificado e espaços para estudo individual e em grupo; laboratórios de ponta em áreas como Engenharia, Biotecnologia e Ciências Sociais; restaurantes universitários que oferecem alimentação balanceada a preços acessíveis; além de complexos esportivos que abrigam modalidades como vôlei, futebol e atletismo; e espaços de convivência como o Centro de Convivência do Gragoatá, que pro</w:t>
      </w:r>
      <w:r>
        <w:t>movem integração entre estudantes e professores.</w:t>
      </w:r>
      <w:r>
        <w:br/>
      </w:r>
    </w:p>
    <w:p w:rsidR="00DE118F" w:rsidRDefault="004F5EA2" w14:paraId="00000028" w14:textId="77777777">
      <w:pPr>
        <w:numPr>
          <w:ilvl w:val="0"/>
          <w:numId w:val="8"/>
        </w:numPr>
        <w:jc w:val="both"/>
      </w:pPr>
      <w:r>
        <w:rPr>
          <w:b/>
          <w:bCs/>
        </w:rPr>
        <w:t>Uma Vida no Campus Vibrante: Atividades Extracurriculares:</w:t>
      </w:r>
    </w:p>
    <w:p w:rsidR="00DE118F" w:rsidRDefault="00233880" w14:paraId="00000029" w14:textId="0595E91A">
      <w:pPr>
        <w:numPr>
          <w:ilvl w:val="1"/>
          <w:numId w:val="8"/>
        </w:numPr>
        <w:jc w:val="both"/>
        <w:rPr/>
      </w:pPr>
      <w:r w:rsidR="02198CF6">
        <w:rPr/>
        <w:t>Além das atividades acadêmicas, a UFF oferece oportunidades de participação em entidades estudantis, projetos culturais e equipes esportivas. A universidade também abriga o Centro de Artes UFF</w:t>
      </w:r>
      <w:r w:rsidR="32AA7E3A">
        <w:rPr/>
        <w:t>,</w:t>
      </w:r>
      <w:r w:rsidR="32AA7E3A">
        <w:rPr/>
        <w:t xml:space="preserve"> </w:t>
      </w:r>
      <w:r w:rsidR="32AA7E3A">
        <w:rPr/>
        <w:t xml:space="preserve">importante espaço cultural com programação de cinema, teatro, exposições e outras atividades abertas ao público, além da Orquestra Sinfônica Nacional da UFF, um dos mais tradicionais corpos artísticos vinculados a universidades brasileiras. </w:t>
      </w:r>
      <w:r w:rsidR="32AA7E3A">
        <w:rPr/>
        <w:t xml:space="preserve">A instituição </w:t>
      </w:r>
      <w:r w:rsidR="02198CF6">
        <w:rPr/>
        <w:t xml:space="preserve">conta </w:t>
      </w:r>
      <w:r w:rsidR="32AA7E3A">
        <w:rPr/>
        <w:t xml:space="preserve">ainda </w:t>
      </w:r>
      <w:r w:rsidR="02198CF6">
        <w:rPr/>
        <w:t>com um Diretório Central dos Estudantes (DCE) atuante na representação e organização da vida estudantil.</w:t>
      </w:r>
      <w:r>
        <w:tab/>
      </w:r>
      <w:r>
        <w:br/>
      </w:r>
    </w:p>
    <w:p w:rsidR="00DE118F" w:rsidRDefault="004F5EA2" w14:paraId="0000002A" w14:textId="77777777">
      <w:pPr>
        <w:numPr>
          <w:ilvl w:val="0"/>
          <w:numId w:val="8"/>
        </w:numPr>
        <w:jc w:val="both"/>
      </w:pPr>
      <w:r>
        <w:rPr>
          <w:b/>
          <w:bCs/>
        </w:rPr>
        <w:t>Suporte Integral ao Estudante Internacional:</w:t>
      </w:r>
    </w:p>
    <w:p w:rsidR="00DE118F" w:rsidRDefault="004F5EA2" w14:paraId="0000002B" w14:textId="77BEAEF5">
      <w:pPr>
        <w:numPr>
          <w:ilvl w:val="1"/>
          <w:numId w:val="8"/>
        </w:numPr>
        <w:spacing w:after="240"/>
        <w:jc w:val="both"/>
      </w:pPr>
      <w:r>
        <w:t xml:space="preserve">Para estudantes internacionais, </w:t>
      </w:r>
      <w:ins w:author="Mariana Klojda" w:date="2026-06-17T12:34:00Z" w16du:dateUtc="2026-06-17T15:34:00Z" w:id="45">
        <w:r w:rsidR="00233880">
          <w:t xml:space="preserve">a UFF oferece apoio por meio da Superintendência de Relações Internacionais (SRI), que auxilia nos processos de mobilidade acadêmica e integração à vida universitária. Entre as iniciativas de acolhimento, destacam-se o Programa de Apadrinhamento do Intercambista (PAI), que promove a integração entre estudantes brasileiros e estrangeiros, o falaMUNDO, programa de conversação multilíngue baseado na aprendizagem colaborativa entre pares, e o ViBRA, programa de imersão em língua portuguesa e cultura brasileira voltado para estudantes internacionais, que ocorre antes do início de </w:t>
        </w:r>
      </w:ins>
      <w:ins w:author="Mariana Klojda" w:date="2026-06-17T12:35:00Z" w16du:dateUtc="2026-06-17T15:35:00Z" w:id="46">
        <w:r w:rsidR="00233880">
          <w:t>cada semestre acadêmico.</w:t>
        </w:r>
      </w:ins>
      <w:ins w:author="Adriana Maciel" w:date="2026-06-24T12:05:00Z" w16du:dateUtc="2026-06-24T15:05:00Z" w:id="47">
        <w:r w:rsidR="00AC18DA">
          <w:t xml:space="preserve"> </w:t>
        </w:r>
      </w:ins>
      <w:ins w:author="Mariana Klojda" w:date="2026-06-25T09:22:00Z" w16du:dateUtc="2026-06-25T12:22:00Z" w:id="48">
        <w:r w:rsidR="00D0654F">
          <w:t xml:space="preserve">A UFF também investe na internacionalização do currículo por meio do Minor em </w:t>
        </w:r>
        <w:r w:rsidRPr="005A0A63" w:rsidR="00D0654F">
          <w:rPr>
            <w:i/>
            <w:iCs/>
            <w:rPrChange w:author="Fabricio Paiva Mota" w:date="2026-07-31T09:18:00Z" w16du:dateUtc="2026-07-31T12:18:00Z" w:id="49">
              <w:rPr/>
            </w:rPrChange>
          </w:rPr>
          <w:t>Global Challenges</w:t>
        </w:r>
        <w:r w:rsidR="00D0654F">
          <w:t>, que oferece regularmente disciplinas ministradas em inglês, francês e espanhol, e é reconhecida como uma das referências nacionais na implementação de iniciativas COIL (</w:t>
        </w:r>
        <w:r w:rsidRPr="00AD2A36" w:rsidR="00D0654F">
          <w:rPr>
            <w:i/>
            <w:iCs/>
            <w:rPrChange w:author="Fabricio Paiva Mota" w:date="2026-07-31T09:19:00Z" w16du:dateUtc="2026-07-31T12:19:00Z" w:id="50">
              <w:rPr/>
            </w:rPrChange>
          </w:rPr>
          <w:t>Collaborative Online International Learning</w:t>
        </w:r>
        <w:r w:rsidR="00D0654F">
          <w:t>), promovendo experiências internacionais colaborativas entre estudantes e docentes de diferentes países.</w:t>
        </w:r>
      </w:ins>
      <w:ins w:author="Mariana Klojda" w:date="2026-06-25T09:26:00Z" w16du:dateUtc="2026-06-25T12:26:00Z" w:id="51">
        <w:r w:rsidR="00246B03">
          <w:t xml:space="preserve"> Mais informações </w:t>
        </w:r>
      </w:ins>
      <w:ins w:author="Mariana Klojda" w:date="2026-06-25T09:27:00Z" w16du:dateUtc="2026-06-25T12:27:00Z" w:id="52">
        <w:r w:rsidR="00246B03">
          <w:t xml:space="preserve">podem ser consultadas no Portal Internacional da UFF: </w:t>
        </w:r>
        <w:r w:rsidRPr="00246B03" w:rsidR="00246B03">
          <w:t>https://international.uff.br/</w:t>
        </w:r>
        <w:r w:rsidRPr="00246B03" w:rsidDel="00D0654F" w:rsidR="00246B03">
          <w:t xml:space="preserve"> </w:t>
        </w:r>
      </w:ins>
      <w:ins w:author="Adriana Maciel" w:date="2026-06-24T12:05:00Z" w16du:dateUtc="2026-06-24T15:05:00Z" w:id="53">
        <w:del w:author="Mariana Klojda" w:date="2026-06-25T09:22:00Z" w16du:dateUtc="2026-06-25T12:22:00Z" w:id="54">
          <w:r w:rsidDel="00D0654F" w:rsidR="00AC18DA">
            <w:delText>(aqui poderia falar do Minor , inse</w:delText>
          </w:r>
        </w:del>
      </w:ins>
      <w:ins w:author="Adriana Maciel" w:date="2026-06-24T12:06:00Z" w16du:dateUtc="2026-06-24T15:06:00Z" w:id="55">
        <w:del w:author="Mariana Klojda" w:date="2026-06-25T09:22:00Z" w16du:dateUtc="2026-06-25T12:22:00Z" w:id="56">
          <w:r w:rsidDel="00D0654F" w:rsidR="00AC18DA">
            <w:delText>rindo como o oferecimento regular de disciplinas em inglês, francês e espanhol e também colocar que é referência em Coil.</w:delText>
          </w:r>
        </w:del>
      </w:ins>
      <w:del w:author="Mariana Klojda" w:date="2026-06-17T12:34:00Z" w16du:dateUtc="2026-06-17T15:34:00Z" w:id="57">
        <w:r w:rsidDel="00233880">
          <w:delText>a UFF oferece orientação acadêmica personalizada, apoio psicológico por meio do Serviço de Psicologia Aplicada (SPA), suporte para trâmites burocráticos como visto e matrícula, além de promover eventos de integração cultural e social. O ensino de línguas é realizado pelo Centro de Línguas e Cultura da UFF (CELUFF)﻿, que oferece cursos, inclusive de Português para Estrangeiros (PLE)﻿, visando facilitar a adaptação linguística e cultural dos alunos estrangeiros. O CELUFF também coordena o Programa de Universa</w:delText>
        </w:r>
        <w:r w:rsidDel="00233880">
          <w:delText>lização de Línguas Estrangeiras (PULE)﻿, que disponibiliza cursos em vários idiomas para a comunidade acadêmica.</w:delText>
        </w:r>
      </w:del>
    </w:p>
    <w:p w:rsidR="00DE118F" w:rsidRDefault="004F5EA2" w14:paraId="0000002C" w14:textId="77777777">
      <w:pPr>
        <w:jc w:val="both"/>
      </w:pPr>
      <w:r>
        <w:pict w14:anchorId="7B056930">
          <v:rect id="Horizontal Line 5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0" filled="f">
            <o:lock v:ext="edit" rotation="t" verticies="t" text="t" aspectratio="t" shapetype="t"/>
            <w10:anchorlock/>
          </v:rect>
        </w:pict>
      </w:r>
    </w:p>
    <w:p w:rsidR="00DE118F" w:rsidRDefault="004F5EA2" w14:paraId="0000002D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su1yn668huls" w:colFirst="0" w:colLast="0" w:id="58"/>
      <w:bookmarkEnd w:id="58"/>
      <w:r>
        <w:rPr>
          <w:sz w:val="34"/>
          <w:szCs w:val="34"/>
        </w:rPr>
        <w:t>Internacionalização e Acolhimento na UFF</w:t>
      </w:r>
    </w:p>
    <w:p w:rsidR="00DE118F" w:rsidRDefault="004F5EA2" w14:paraId="0000002E" w14:textId="77777777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Superintendência de Relações Internacionais (SRI):</w:t>
      </w:r>
      <w:r>
        <w:t xml:space="preserve"> A SRI é o órgão responsável por coordenar as ações de internacionalização na UFF, promovendo parcerias acadêmicas globais e a mobilidade internacional de estudantes e pesquisadores.</w:t>
      </w:r>
      <w:r>
        <w:br/>
      </w:r>
    </w:p>
    <w:p w:rsidR="00DE118F" w:rsidRDefault="004F5EA2" w14:paraId="0000002F" w14:textId="77777777">
      <w:pPr>
        <w:numPr>
          <w:ilvl w:val="1"/>
          <w:numId w:val="3"/>
        </w:numPr>
        <w:jc w:val="both"/>
      </w:pPr>
      <w:r>
        <w:rPr>
          <w:b/>
          <w:bCs/>
        </w:rPr>
        <w:t>Serviços:</w:t>
      </w:r>
      <w:r>
        <w:t xml:space="preserve"> A SRI oferece suporte desde a orientação pré-chegada, incluindo informações sobre vistos, até o acolhimento no campus. Durante toda a estadia, os estudantes internacionais recebem suporte acadêmico, cultural e administrativo para garantir uma experiência acadêmica positiva.</w:t>
      </w:r>
    </w:p>
    <w:p w:rsidR="00DE118F" w:rsidRDefault="00DE118F" w14:paraId="00000030" w14:textId="77777777">
      <w:pPr>
        <w:ind w:left="1440"/>
        <w:jc w:val="both"/>
      </w:pPr>
    </w:p>
    <w:p w:rsidR="00DE118F" w:rsidRDefault="004F5EA2" w14:paraId="00000031" w14:textId="5A2431C5">
      <w:pPr>
        <w:numPr>
          <w:ilvl w:val="0"/>
          <w:numId w:val="3"/>
        </w:numPr>
        <w:jc w:val="both"/>
      </w:pPr>
      <w:r>
        <w:rPr>
          <w:b/>
          <w:bCs/>
        </w:rPr>
        <w:t>Cursos de Português para Estrangeiros (PLE):</w:t>
      </w:r>
      <w:r>
        <w:t xml:space="preserve"> A UFF oferece cursos de PLE</w:t>
      </w:r>
      <w:del w:author="Mariana Klojda" w:date="2026-06-17T12:39:00Z" w16du:dateUtc="2026-06-17T15:39:00Z" w:id="59">
        <w:r w:rsidDel="00233880">
          <w:delText xml:space="preserve"> </w:delText>
        </w:r>
      </w:del>
      <w:ins w:author="Mariana Klojda" w:date="2026-06-17T12:39:00Z" w16du:dateUtc="2026-06-17T15:39:00Z" w:id="60">
        <w:r w:rsidR="00233880">
          <w:t>, com um módulo intensivo no início do semestre e aulas regulares ao longo do período letivo. A iniciativa busca desenvolver as competências linguísticas necessárias para a vida acadêmica e facilitar a integração dos estudantes internacionais à universidade.</w:t>
        </w:r>
      </w:ins>
      <w:del w:author="Mariana Klojda" w:date="2026-06-17T12:39:00Z" w16du:dateUtc="2026-06-17T15:39:00Z" w:id="61">
        <w:r w:rsidDel="00233880">
          <w:delText>em modalidades intensiva e regular, presenciais e virtuais, que preparam os estudantes para o exame CELPE-Bras (Certificado de Proficiência em Língua Portuguesa para Estrangeiros). Esses cursos facilitam a adaptação acadêmica, social e cultural, promovendo a participação ativa na vida universitária.</w:delText>
        </w:r>
      </w:del>
      <w:r>
        <w:br/>
      </w:r>
    </w:p>
    <w:p w:rsidR="00DE118F" w:rsidRDefault="004F5EA2" w14:paraId="00000032" w14:textId="77777777">
      <w:pPr>
        <w:numPr>
          <w:ilvl w:val="0"/>
          <w:numId w:val="3"/>
        </w:numPr>
        <w:jc w:val="both"/>
      </w:pPr>
      <w:r>
        <w:rPr>
          <w:b/>
          <w:bCs/>
        </w:rPr>
        <w:t>Orientação para Alojamento:</w:t>
      </w:r>
      <w:r>
        <w:t xml:space="preserve"> A universidade fornece orientações para ajudar estudantes internacionais a encontrar moradia adequada.</w:t>
      </w:r>
    </w:p>
    <w:p w:rsidR="00DE118F" w:rsidRDefault="00DE118F" w14:paraId="00000033" w14:textId="77777777">
      <w:pPr>
        <w:ind w:left="720"/>
        <w:jc w:val="both"/>
      </w:pPr>
    </w:p>
    <w:p w:rsidR="00DE118F" w:rsidRDefault="004F5EA2" w14:paraId="00000034" w14:textId="77777777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Eventos de Integração:</w:t>
      </w:r>
      <w:r>
        <w:t xml:space="preserve"> A UFF organiza regularmente atividades culturais, sociais e acadêmicas voltadas à integração dos estudantes internacionais, como recepções de boas-vindas, oficinas interculturais, tours pela cidade e encontros temáticos, fortalecendo o senso de comunidade e o intercâmbio cultural.</w:t>
      </w:r>
    </w:p>
    <w:p w:rsidR="00DE118F" w:rsidRDefault="004F5EA2" w14:paraId="00000035" w14:textId="77777777">
      <w:pPr>
        <w:jc w:val="both"/>
      </w:pPr>
      <w:r>
        <w:pict w14:anchorId="10566C4F">
          <v:rect id="Horizontal Line 6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9" filled="f">
            <o:lock v:ext="edit" rotation="t" verticies="t" text="t" aspectratio="t" shapetype="t"/>
            <w10:anchorlock/>
          </v:rect>
        </w:pict>
      </w:r>
    </w:p>
    <w:p w:rsidR="00DE118F" w:rsidRDefault="004F5EA2" w14:paraId="00000036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uatkahet3sdh" w:colFirst="0" w:colLast="0" w:id="62"/>
      <w:bookmarkEnd w:id="62"/>
      <w:r>
        <w:rPr>
          <w:sz w:val="34"/>
          <w:szCs w:val="34"/>
        </w:rPr>
        <w:t>Viver em Niterói</w:t>
      </w:r>
    </w:p>
    <w:p w:rsidR="00DE118F" w:rsidRDefault="004F5EA2" w14:paraId="00000037" w14:textId="0F579738">
      <w:pPr>
        <w:numPr>
          <w:ilvl w:val="0"/>
          <w:numId w:val="7"/>
        </w:numPr>
        <w:spacing w:before="240"/>
        <w:jc w:val="both"/>
      </w:pPr>
      <w:r>
        <w:rPr>
          <w:b/>
          <w:bCs/>
        </w:rPr>
        <w:t>Custo de Vida:</w:t>
      </w:r>
      <w:r>
        <w:t xml:space="preserve"> Niterói oferece um custo de vida moderado em comparação com outras grandes cidades brasileiras, com opções de moradia, alimentação e transporte </w:t>
      </w:r>
      <w:ins w:author="Mariana Klojda" w:date="2026-06-17T12:46:00Z" w16du:dateUtc="2026-06-17T15:46:00Z" w:id="63">
        <w:r w:rsidR="00442A45">
          <w:t xml:space="preserve">mais </w:t>
        </w:r>
      </w:ins>
      <w:r>
        <w:t>acessíveis</w:t>
      </w:r>
      <w:ins w:author="Mariana Klojda" w:date="2026-06-17T12:44:00Z" w16du:dateUtc="2026-06-17T15:44:00Z" w:id="64">
        <w:r w:rsidR="00442A45">
          <w:t xml:space="preserve"> do que na capital</w:t>
        </w:r>
      </w:ins>
      <w:r>
        <w:t>.</w:t>
      </w:r>
      <w:ins w:author="Mariana Klojda" w:date="2026-06-17T12:44:00Z" w16du:dateUtc="2026-06-17T15:44:00Z" w:id="65">
        <w:r w:rsidR="00442A45">
          <w:tab/>
        </w:r>
      </w:ins>
      <w:r>
        <w:br/>
      </w:r>
    </w:p>
    <w:p w:rsidR="00DE118F" w:rsidRDefault="004F5EA2" w14:paraId="00000038" w14:textId="182A5CEF">
      <w:pPr>
        <w:numPr>
          <w:ilvl w:val="0"/>
          <w:numId w:val="7"/>
        </w:numPr>
        <w:jc w:val="both"/>
        <w:rPr/>
      </w:pPr>
      <w:r w:rsidRPr="3076F753" w:rsidR="4B5F0E4D">
        <w:rPr>
          <w:b w:val="1"/>
          <w:bCs w:val="1"/>
        </w:rPr>
        <w:t>Cultura e Lazer:</w:t>
      </w:r>
      <w:r w:rsidR="4B5F0E4D">
        <w:rPr/>
        <w:t xml:space="preserve"> A cidade possui uma vida cultural rica e diversificada, com destaque para museus como o Museu de Arte Contemporânea (MAC) projetado por Oscar Niemeyer, teatros renomados, praias famosas como Icaraí e Camboinhas, além de parques públicos. Eventos culturais </w:t>
      </w:r>
      <w:del w:author="Mariana Klojda" w:date="2026-06-17T12:47:00Z" w16du:dateUtc="2026-06-17T15:47:00Z" w:id="1576170143">
        <w:r w:rsidDel="4B5F0E4D">
          <w:delText xml:space="preserve">ocorrendo </w:delText>
        </w:r>
      </w:del>
      <w:ins w:author="Mariana Klojda" w:date="2026-06-17T12:47:00Z" w16du:dateUtc="2026-06-17T15:47:00Z" w:id="893169361">
        <w:r w:rsidR="364310AA">
          <w:t xml:space="preserve">ocorrem </w:t>
        </w:r>
      </w:ins>
      <w:r w:rsidR="4B5F0E4D">
        <w:rPr/>
        <w:t>regularmente</w:t>
      </w:r>
      <w:ins w:author="Mariana Klojda" w:date="2026-06-17T12:47:00Z" w16du:dateUtc="2026-06-17T15:47:00Z" w:id="1716159793">
        <w:r w:rsidR="364310AA">
          <w:t>,</w:t>
        </w:r>
      </w:ins>
      <w:r w:rsidR="4B5F0E4D">
        <w:rPr/>
        <w:t xml:space="preserve"> inclu</w:t>
      </w:r>
      <w:ins w:author="Mariana Klojda" w:date="2026-06-17T12:47:00Z" w16du:dateUtc="2026-06-17T15:47:00Z" w:id="1771768110">
        <w:r w:rsidR="364310AA">
          <w:t>indo</w:t>
        </w:r>
      </w:ins>
      <w:del w:author="Mariana Klojda" w:date="2026-06-17T12:47:00Z" w16du:dateUtc="2026-06-17T15:47:00Z" w:id="90254762">
        <w:r w:rsidDel="4B5F0E4D">
          <w:delText>em</w:delText>
        </w:r>
      </w:del>
      <w:r w:rsidR="4B5F0E4D">
        <w:rPr/>
        <w:t xml:space="preserve"> shows gratuitos</w:t>
      </w:r>
      <w:ins w:author="Mariana Klojda" w:date="2026-06-17T12:47:00Z" w16du:dateUtc="2026-06-17T15:47:00Z" w:id="1293790975">
        <w:r w:rsidR="364310AA">
          <w:t xml:space="preserve"> e feiras </w:t>
        </w:r>
      </w:ins>
      <w:del w:author="Mariana Klojda" w:date="2026-06-17T12:47:00Z" w16du:dateUtc="2026-06-17T15:47:00Z" w:id="276486601">
        <w:r w:rsidDel="4B5F0E4D">
          <w:delText xml:space="preserve">, como o projeto Vivo na Praia, e o Samba da Praça, que agregam música, </w:delText>
        </w:r>
      </w:del>
      <w:r w:rsidR="4B5F0E4D">
        <w:rPr/>
        <w:t>gastronomi</w:t>
      </w:r>
      <w:r w:rsidR="364310AA">
        <w:rPr/>
        <w:t>cas</w:t>
      </w:r>
      <w:r w:rsidR="4B5F0E4D">
        <w:rPr/>
        <w:t xml:space="preserve"> e</w:t>
      </w:r>
      <w:ins w:author="Mariana Klojda" w:date="2026-06-17T12:47:00Z" w16du:dateUtc="2026-06-17T15:47:00Z" w:id="1708841194">
        <w:r w:rsidR="364310AA">
          <w:t xml:space="preserve"> de</w:t>
        </w:r>
      </w:ins>
      <w:r w:rsidR="4B5F0E4D">
        <w:rPr/>
        <w:t xml:space="preserve"> artesanato para toda a família.</w:t>
      </w:r>
      <w:ins w:author="Mariana Klojda" w:date="2026-06-17T12:47:00Z" w16du:dateUtc="2026-06-17T15:47:00Z" w:id="969906800">
        <w:r>
          <w:tab/>
        </w:r>
      </w:ins>
      <w:r>
        <w:br/>
      </w:r>
    </w:p>
    <w:p w:rsidR="00DE118F" w:rsidRDefault="004F5EA2" w14:paraId="00000039" w14:textId="77777777">
      <w:pPr>
        <w:numPr>
          <w:ilvl w:val="0"/>
          <w:numId w:val="7"/>
        </w:numPr>
        <w:jc w:val="both"/>
      </w:pPr>
      <w:r>
        <w:rPr>
          <w:b/>
          <w:bCs/>
        </w:rPr>
        <w:t>Clima e Geografia:</w:t>
      </w:r>
      <w:r>
        <w:t xml:space="preserve"> Niterói apresenta um clima tropical, com verões quentes e úmidos e invernos amenos. A temperatura média anual é de cerca de 23°C, com picos de até 35°C no verão e temperaturas amenas no inverno, variando em torno de 19°C. A geografia combina áreas urbanas bem estruturadas com belezas naturais, como sua orla e áreas verdes, contribuindo para a qualidade de vida.</w:t>
      </w:r>
      <w:r>
        <w:br/>
      </w:r>
    </w:p>
    <w:p w:rsidR="00DE118F" w:rsidRDefault="004F5EA2" w14:paraId="0000003A" w14:textId="18CCFA64">
      <w:pPr>
        <w:numPr>
          <w:ilvl w:val="0"/>
          <w:numId w:val="7"/>
        </w:numPr>
        <w:jc w:val="both"/>
      </w:pPr>
      <w:r>
        <w:rPr>
          <w:b/>
          <w:bCs/>
        </w:rPr>
        <w:t>Transporte Público:</w:t>
      </w:r>
      <w:r>
        <w:t xml:space="preserve"> A cidade conta com um sistema de transporte público eficiente, incluindo ônibus</w:t>
      </w:r>
      <w:ins w:author="Mariana Klojda" w:date="2026-06-17T12:48:00Z" w16du:dateUtc="2026-06-17T15:48:00Z" w:id="77">
        <w:r w:rsidR="00442A45">
          <w:t>, um sistema de bicicletas compartilhadas mantido pela Prefeitura (NitBike)</w:t>
        </w:r>
      </w:ins>
      <w:r>
        <w:t xml:space="preserve"> e </w:t>
      </w:r>
      <w:ins w:author="Mariana Klojda" w:date="2026-06-17T12:48:00Z" w16du:dateUtc="2026-06-17T15:48:00Z" w:id="78">
        <w:r w:rsidR="00442A45">
          <w:t xml:space="preserve">as </w:t>
        </w:r>
      </w:ins>
      <w:r>
        <w:t>barcas</w:t>
      </w:r>
      <w:ins w:author="Mariana Klojda" w:date="2026-06-17T12:48:00Z" w16du:dateUtc="2026-06-17T15:48:00Z" w:id="79">
        <w:r w:rsidR="00442A45">
          <w:t>,</w:t>
        </w:r>
      </w:ins>
      <w:r>
        <w:t xml:space="preserve"> que conectam Niterói ao Rio de Janeiro.</w:t>
      </w:r>
      <w:r>
        <w:br/>
      </w:r>
    </w:p>
    <w:p w:rsidR="00DE118F" w:rsidRDefault="004F5EA2" w14:paraId="0000003B" w14:textId="77777777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t>Saúde e Segurança:</w:t>
      </w:r>
      <w:r>
        <w:t xml:space="preserve"> Niterói dispõe de uma rede de saúde pública e privada, além de serviços de segurança que contribuem para a qualidade de vida dos moradores. A UFF está presente também nas cidades de Angra dos Reis, Campos dos Goytacazes, Macaé, Nova Friburgo, Petrópolis, Rio das Ostras, Santo Antônio de Pádua e Volta Redonda. Para saber mais sobre a vida nestas outras cidades, basta contatar o time de Relações Internacionais da UFF.</w:t>
      </w:r>
    </w:p>
    <w:p w:rsidR="00DE118F" w:rsidRDefault="004F5EA2" w14:paraId="0000003C" w14:textId="77777777">
      <w:pPr>
        <w:jc w:val="both"/>
      </w:pPr>
      <w:r>
        <w:pict w14:anchorId="21B61454">
          <v:rect id="Horizontal Line 7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8" filled="f">
            <o:lock v:ext="edit" rotation="t" verticies="t" text="t" aspectratio="t" shapetype="t"/>
            <w10:anchorlock/>
          </v:rect>
        </w:pict>
      </w:r>
    </w:p>
    <w:p w:rsidR="00DE118F" w:rsidRDefault="004F5EA2" w14:paraId="0000003D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y2zf4xx9cm3w" w:colFirst="0" w:colLast="0" w:id="80"/>
      <w:bookmarkEnd w:id="80"/>
      <w:r>
        <w:rPr>
          <w:sz w:val="34"/>
          <w:szCs w:val="34"/>
        </w:rPr>
        <w:t>Perguntas Frequentes (FAQ) sobre Estudar na UFF</w:t>
      </w:r>
    </w:p>
    <w:p w:rsidR="00DE118F" w:rsidRDefault="004F5EA2" w14:paraId="0000003E" w14:textId="77777777">
      <w:pPr>
        <w:spacing w:before="240" w:after="240"/>
        <w:jc w:val="both"/>
      </w:pPr>
      <w:r>
        <w:t>Aqui, você encontrará respostas para algumas das perguntas mais comuns de estudantes internacionais. Para informações detalhadas e atualizadas, consulte sempre o site oficial da UFF ou entre em contato com a Superintendência de Relações Internacionais (SRI). Note que algumas informações no site podem estar disponíveis apenas em português.</w:t>
      </w:r>
    </w:p>
    <w:p w:rsidR="00DE118F" w:rsidRDefault="004F5EA2" w14:paraId="0000003F" w14:textId="77777777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Cursos e Programas Acadêmicos</w:t>
      </w:r>
      <w:r>
        <w:rPr>
          <w:b/>
          <w:bCs/>
        </w:rPr>
        <w:br/>
      </w:r>
    </w:p>
    <w:p w:rsidR="00DE118F" w:rsidRDefault="004F5EA2" w14:paraId="00000040" w14:textId="50B5B93A">
      <w:pPr>
        <w:numPr>
          <w:ilvl w:val="1"/>
          <w:numId w:val="2"/>
        </w:numPr>
        <w:jc w:val="both"/>
      </w:pPr>
      <w:r>
        <w:rPr>
          <w:b/>
          <w:bCs/>
        </w:rPr>
        <w:t>Quais cursos de graduação a UFF oferece?</w:t>
      </w:r>
      <w:r>
        <w:t xml:space="preserve"> A UFF disponibiliza uma ampla oferta de cursos de graduação em diversas áreas, como Engenharia, Ciências Humanas, Ciências Sociais, Saúde, Artes, Direito e Tecnologia. </w:t>
      </w:r>
      <w:del w:author="Fabricio Paiva Mota" w:date="2026-07-31T09:21:00Z" w16du:dateUtc="2026-07-31T12:21:00Z" w:id="81">
        <w:r w:rsidDel="003755F4">
          <w:delText xml:space="preserve">Exemplos </w:delText>
        </w:r>
      </w:del>
      <w:ins w:author="Fabricio Paiva Mota" w:date="2026-07-31T09:21:00Z" w16du:dateUtc="2026-07-31T12:21:00Z" w:id="82">
        <w:r w:rsidR="003755F4">
          <w:t>E</w:t>
        </w:r>
        <w:r w:rsidR="003755F4">
          <w:t>sses cursos</w:t>
        </w:r>
        <w:r w:rsidR="003755F4">
          <w:t xml:space="preserve"> </w:t>
        </w:r>
      </w:ins>
      <w:r>
        <w:t xml:space="preserve">incluem </w:t>
      </w:r>
      <w:ins w:author="Mariana Klojda" w:date="2026-06-17T12:49:00Z" w16du:dateUtc="2026-06-17T15:49:00Z" w:id="83">
        <w:r w:rsidR="00442A45">
          <w:t xml:space="preserve">diversas </w:t>
        </w:r>
      </w:ins>
      <w:r>
        <w:t>Engenharia</w:t>
      </w:r>
      <w:del w:author="Mariana Klojda" w:date="2026-06-17T12:49:00Z" w16du:dateUtc="2026-06-17T15:49:00Z" w:id="84">
        <w:r w:rsidDel="00442A45">
          <w:delText xml:space="preserve"> Civil</w:delText>
        </w:r>
      </w:del>
      <w:ins w:author="Mariana Klojda" w:date="2026-06-17T12:49:00Z" w16du:dateUtc="2026-06-17T15:49:00Z" w:id="85">
        <w:r w:rsidR="00442A45">
          <w:t>s</w:t>
        </w:r>
      </w:ins>
      <w:r>
        <w:t xml:space="preserve">, Medicina, Psicologia, Direito, Biologia, </w:t>
      </w:r>
      <w:ins w:author="Mariana Klojda" w:date="2026-06-17T12:49:00Z" w16du:dateUtc="2026-06-17T15:49:00Z" w:id="86">
        <w:r w:rsidR="00442A45">
          <w:t xml:space="preserve">Cinema, </w:t>
        </w:r>
      </w:ins>
      <w:del w:author="Mariana Klojda" w:date="2026-06-17T12:50:00Z" w16du:dateUtc="2026-06-17T15:50:00Z" w:id="87">
        <w:r w:rsidDel="00442A45">
          <w:delText>Design,</w:delText>
        </w:r>
      </w:del>
      <w:ins w:author="Mariana Klojda" w:date="2026-06-17T12:50:00Z" w16du:dateUtc="2026-06-17T15:50:00Z" w:id="88">
        <w:r w:rsidR="00442A45">
          <w:t>Comunicação Social, Letras, Arquitetura,</w:t>
        </w:r>
      </w:ins>
      <w:r>
        <w:t xml:space="preserve"> entre outros. A lista completa e atualizada está disponível no portal oficial da UFF, em </w:t>
      </w:r>
      <w:hyperlink r:id="rId19">
        <w:r w:rsidR="00DE118F">
          <w:rPr>
            <w:color w:val="1155CC"/>
            <w:u w:val="single"/>
          </w:rPr>
          <w:t>https://www.uff.br/cursos-de-graduacao/</w:t>
        </w:r>
      </w:hyperlink>
      <w:r>
        <w:t>.</w:t>
      </w:r>
      <w:r>
        <w:br/>
      </w:r>
    </w:p>
    <w:p w:rsidR="00DE118F" w:rsidRDefault="004F5EA2" w14:paraId="00000041" w14:textId="25D52F5D">
      <w:pPr>
        <w:numPr>
          <w:ilvl w:val="1"/>
          <w:numId w:val="2"/>
        </w:numPr>
        <w:jc w:val="both"/>
      </w:pPr>
      <w:r>
        <w:rPr>
          <w:b/>
          <w:bCs/>
        </w:rPr>
        <w:t>A UFF oferece programas de pós-graduação?</w:t>
      </w:r>
      <w:r>
        <w:t xml:space="preserve"> Sim. A universidade oferece</w:t>
      </w:r>
      <w:ins w:author="Mariana Klojda" w:date="2026-06-17T12:51:00Z" w16du:dateUtc="2026-06-17T15:51:00Z" w:id="89">
        <w:r w:rsidR="00442A45">
          <w:t xml:space="preserve"> cursos de especialização,</w:t>
        </w:r>
      </w:ins>
      <w:r>
        <w:t xml:space="preserve"> mestrados acadêmicos, mestrados profissionais e doutorados em várias áreas do conhecimento</w:t>
      </w:r>
      <w:ins w:author="Mariana Klojda" w:date="2026-06-17T12:52:00Z" w16du:dateUtc="2026-06-17T15:52:00Z" w:id="90">
        <w:del w:author="Fabricio Paiva Mota" w:date="2026-07-31T09:21:00Z" w16du:dateUtc="2026-07-31T12:21:00Z" w:id="91">
          <w:r w:rsidRPr="00442A45" w:rsidDel="003755F4" w:rsidR="00442A45">
            <w:delText xml:space="preserve"> </w:delText>
          </w:r>
        </w:del>
        <w:r w:rsidR="00442A45">
          <w:t>, abrangendo campos como ciências exatas, engenharias, ciências da saúde, ciências humanas, ciências sociais aplicadas e artes. Sua pós-graduação é reconhecida pela excelência acadêmica, contando com programas avaliados com notas 6 e 7 pela CAPES.</w:t>
        </w:r>
      </w:ins>
      <w:del w:author="Mariana Klojda" w:date="2026-06-17T12:51:00Z" w16du:dateUtc="2026-06-17T15:51:00Z" w:id="92">
        <w:r w:rsidDel="00442A45">
          <w:delText xml:space="preserve">, tanto em programas stricto sensu quanto lato sensu. </w:delText>
        </w:r>
      </w:del>
      <w:del w:author="Mariana Klojda" w:date="2026-06-17T12:52:00Z" w16du:dateUtc="2026-06-17T15:52:00Z" w:id="93">
        <w:r w:rsidDel="00442A45">
          <w:delText>Entre os destaques, estão os programas de Pós-Graduação em Engenharia, Direito, Ciências Ambientais, Arte, Saúde Coletiva e Educação.</w:delText>
        </w:r>
      </w:del>
      <w:r>
        <w:t xml:space="preserve"> Informações detalhadas sobre cada programa, linhas de pesquisa e inscrição podem ser acessadas em: </w:t>
      </w:r>
      <w:hyperlink r:id="rId20">
        <w:r w:rsidR="00DE118F">
          <w:rPr>
            <w:color w:val="1155CC"/>
            <w:u w:val="single"/>
          </w:rPr>
          <w:t>https://www.uff.br/cursos-de-pos-graduacao/</w:t>
        </w:r>
      </w:hyperlink>
      <w:r>
        <w:t>.</w:t>
      </w:r>
      <w:r>
        <w:br/>
      </w:r>
      <w:r>
        <w:t xml:space="preserve"> </w:t>
      </w:r>
    </w:p>
    <w:p w:rsidR="00DE118F" w:rsidRDefault="004F5EA2" w14:paraId="00000042" w14:textId="77777777">
      <w:pPr>
        <w:numPr>
          <w:ilvl w:val="0"/>
          <w:numId w:val="2"/>
        </w:numPr>
        <w:jc w:val="both"/>
      </w:pPr>
      <w:r>
        <w:rPr>
          <w:b/>
          <w:bCs/>
        </w:rPr>
        <w:t>Processo Seletivo e Admissão</w:t>
      </w:r>
      <w:r>
        <w:rPr>
          <w:b/>
          <w:bCs/>
        </w:rPr>
        <w:br/>
      </w:r>
    </w:p>
    <w:p w:rsidR="00DE118F" w:rsidRDefault="004F5EA2" w14:paraId="00000043" w14:textId="24DDFB4B">
      <w:pPr>
        <w:numPr>
          <w:ilvl w:val="1"/>
          <w:numId w:val="2"/>
        </w:numPr>
        <w:jc w:val="both"/>
      </w:pPr>
      <w:r>
        <w:rPr>
          <w:b/>
          <w:bCs/>
        </w:rPr>
        <w:t>Como posso me candidatar a um curso na UFF?</w:t>
      </w:r>
      <w:r>
        <w:t xml:space="preserve"> O processo seletivo varia conforme o curso e modalidade (graduação ou pós-graduação). Para</w:t>
      </w:r>
      <w:ins w:author="Mariana Klojda" w:date="2026-06-17T12:52:00Z" w16du:dateUtc="2026-06-17T15:52:00Z" w:id="94">
        <w:r w:rsidR="00442A45">
          <w:t xml:space="preserve"> a</w:t>
        </w:r>
      </w:ins>
      <w:r>
        <w:t xml:space="preserve"> graduação</w:t>
      </w:r>
      <w:ins w:author="Mariana Klojda" w:date="2026-06-17T12:52:00Z" w16du:dateUtc="2026-06-17T15:52:00Z" w:id="95">
        <w:r w:rsidR="00442A45">
          <w:t xml:space="preserve"> regular</w:t>
        </w:r>
      </w:ins>
      <w:r>
        <w:t xml:space="preserve">, o ingresso geralmente se dá pelo Sistema de Seleção Unificada (SISU), com base nas notas do ENEM. Para pós-graduação, são realizados processos seletivos específicos por programa, que envolvem análise curricular, provas e/ou entrevistas. </w:t>
      </w:r>
      <w:ins w:author="Mariana Klojda" w:date="2026-06-17T13:06:00Z" w16du:dateUtc="2026-06-17T16:06:00Z" w:id="96">
        <w:r w:rsidR="00AC7E7E">
          <w:t xml:space="preserve">Já no caso dos </w:t>
        </w:r>
      </w:ins>
      <w:del w:author="Mariana Klojda" w:date="2026-06-17T12:53:00Z" w16du:dateUtc="2026-06-17T15:53:00Z" w:id="97">
        <w:r w:rsidDel="00442A45">
          <w:delText>Recomenda-se acompanhar os editais oficiais e cronogramas no site oficial da UFF.</w:delText>
        </w:r>
      </w:del>
      <w:ins w:author="Mariana Klojda" w:date="2026-06-17T13:06:00Z" w16du:dateUtc="2026-06-17T16:06:00Z" w:id="98">
        <w:r w:rsidR="00AC7E7E">
          <w:t xml:space="preserve">estudantes internacionais interessados em realizar mobilidade acadêmica em nível de graduação, a candidatura se dá por meio de sua instituição de origem ou, na ausência de acordo entre as instituições, na modalidade </w:t>
        </w:r>
        <w:r w:rsidRPr="00AC7E7E" w:rsidR="00AC7E7E">
          <w:rPr>
            <w:i/>
            <w:iCs/>
            <w:rPrChange w:author="Mariana Klojda" w:date="2026-06-17T13:06:00Z" w16du:dateUtc="2026-06-17T16:06:00Z" w:id="99">
              <w:rPr/>
            </w:rPrChange>
          </w:rPr>
          <w:t>free mover</w:t>
        </w:r>
        <w:r w:rsidR="00AC7E7E">
          <w:t>. Na pós-graduação, a UFF também recebe estudantes de mobilidade em fluxo contínuo, mediante concordância prévia do programa de destino.</w:t>
        </w:r>
      </w:ins>
      <w:r>
        <w:br/>
      </w:r>
    </w:p>
    <w:p w:rsidR="00DE118F" w:rsidRDefault="004F5EA2" w14:paraId="00000044" w14:textId="46F6DDFD">
      <w:pPr>
        <w:numPr>
          <w:ilvl w:val="1"/>
          <w:numId w:val="2"/>
        </w:numPr>
        <w:jc w:val="both"/>
      </w:pPr>
      <w:r>
        <w:rPr>
          <w:b/>
          <w:bCs/>
        </w:rPr>
        <w:t>Quais são os requisitos de proficiência em português?</w:t>
      </w:r>
      <w:r>
        <w:t xml:space="preserve"> </w:t>
      </w:r>
      <w:ins w:author="Mariana Klojda" w:date="2026-06-17T13:09:00Z" w16du:dateUtc="2026-06-17T16:09:00Z" w:id="100">
        <w:r w:rsidR="007815FA">
          <w:t xml:space="preserve">Os requisitos de proficiência em língua portuguesa variam conforme a modalidade de ingresso. Para estudantes internacionais em mobilidade acadêmica, a UFF não exige comprovação de proficiência de estudantes provenientes de instituições de países de língua portuguesa ou espanhola. Para os demais, é necessário apresentar documento que ateste </w:t>
        </w:r>
      </w:ins>
      <w:ins w:author="Mariana Klojda" w:date="2026-06-17T13:10:00Z" w16du:dateUtc="2026-06-17T16:10:00Z" w:id="101">
        <w:r w:rsidR="007815FA">
          <w:t>o nível A1 de conhecimento</w:t>
        </w:r>
      </w:ins>
      <w:ins w:author="Mariana Klojda" w:date="2026-06-17T13:09:00Z" w16du:dateUtc="2026-06-17T16:09:00Z" w:id="102">
        <w:r w:rsidR="007815FA">
          <w:t>. Informações específicas sobre outras modalidades de ingresso podem ser consultadas nos respectivos editais.</w:t>
        </w:r>
      </w:ins>
      <w:ins w:author="Mariana Klojda" w:date="2026-06-17T13:10:00Z" w16du:dateUtc="2026-06-17T16:10:00Z" w:id="103">
        <w:r w:rsidR="007815FA">
          <w:tab/>
        </w:r>
      </w:ins>
      <w:del w:author="Mariana Klojda" w:date="2026-06-17T13:09:00Z" w16du:dateUtc="2026-06-17T16:09:00Z" w:id="104">
        <w:r w:rsidDel="007815FA">
          <w:delText xml:space="preserve">A UFF exige comprovação de proficiência em língua portuguesa para a maioria dos cursos, especialmente para estudantes internacionais. Os exames aceitos frequentemente incluem o CELPE-Bras (Certificado de Proficiência em Língua Portuguesa para Estrangeiros), além de outros comprovantes indicados nos editais de seleções. Detalhes sobre níveis mínimos exigidos e exames homologados podem ser consultados na página da Superintendência de Relações Internacionais, em </w:delText>
        </w:r>
        <w:r w:rsidDel="007815FA">
          <w:fldChar w:fldCharType="begin"/>
        </w:r>
        <w:r w:rsidDel="007815FA">
          <w:delInstrText>HYPERLINK "https://international.uff.br/aplicacao-e-matricula/" \h</w:delInstrText>
        </w:r>
        <w:r w:rsidDel="007815FA">
          <w:fldChar w:fldCharType="separate"/>
        </w:r>
        <w:r w:rsidDel="007815FA">
          <w:rPr>
            <w:color w:val="1155CC"/>
            <w:u w:val="single"/>
          </w:rPr>
          <w:delText>https://international.uff.br/aplicacao-e-matricula/</w:delText>
        </w:r>
        <w:r w:rsidDel="007815FA">
          <w:fldChar w:fldCharType="end"/>
        </w:r>
        <w:r w:rsidDel="007815FA">
          <w:delText>.</w:delText>
        </w:r>
      </w:del>
      <w:r>
        <w:br/>
      </w:r>
    </w:p>
    <w:p w:rsidR="00DE118F" w:rsidRDefault="004F5EA2" w14:paraId="00000045" w14:textId="77777777">
      <w:pPr>
        <w:numPr>
          <w:ilvl w:val="0"/>
          <w:numId w:val="2"/>
        </w:numPr>
        <w:jc w:val="both"/>
      </w:pPr>
      <w:r>
        <w:rPr>
          <w:b/>
          <w:bCs/>
        </w:rPr>
        <w:t>Vida no Campus e Suporte ao Estudante</w:t>
      </w:r>
      <w:r>
        <w:rPr>
          <w:b/>
          <w:bCs/>
        </w:rPr>
        <w:br/>
      </w:r>
    </w:p>
    <w:p w:rsidR="00DE118F" w:rsidRDefault="004F5EA2" w14:paraId="00000046" w14:textId="4244429E">
      <w:pPr>
        <w:numPr>
          <w:ilvl w:val="1"/>
          <w:numId w:val="2"/>
        </w:numPr>
        <w:jc w:val="both"/>
      </w:pPr>
      <w:r>
        <w:rPr>
          <w:b/>
          <w:bCs/>
        </w:rPr>
        <w:t>A UFF oferece moradia estudantil?</w:t>
      </w:r>
      <w:r>
        <w:t xml:space="preserve"> A universidade possui residências estudantis com vagas limitadas</w:t>
      </w:r>
      <w:ins w:author="Mariana Klojda" w:date="2026-06-17T13:10:00Z" w16du:dateUtc="2026-06-17T16:10:00Z" w:id="105">
        <w:r w:rsidR="007815FA">
          <w:t>, mas não dispõe de vagas para estudantes internacionais</w:t>
        </w:r>
      </w:ins>
      <w:r>
        <w:t xml:space="preserve">. </w:t>
      </w:r>
      <w:r>
        <w:t xml:space="preserve">Informações sobre critérios de elegibilidade e processos de inscrição estão disponíveis em: </w:t>
      </w:r>
      <w:hyperlink r:id="rId21">
        <w:r w:rsidR="00DE118F">
          <w:rPr>
            <w:color w:val="1155CC"/>
            <w:u w:val="single"/>
          </w:rPr>
          <w:t>https://www.uff.br/proaes/alimentacao-transporte-e-moradia/</w:t>
        </w:r>
      </w:hyperlink>
      <w:r>
        <w:t>.</w:t>
      </w:r>
      <w:r>
        <w:br/>
      </w:r>
    </w:p>
    <w:p w:rsidR="00246B03" w:rsidRDefault="004F5EA2" w14:paraId="220CB132" w14:textId="5786E9E3">
      <w:pPr>
        <w:numPr>
          <w:ilvl w:val="1"/>
          <w:numId w:val="2"/>
        </w:numPr>
        <w:jc w:val="both"/>
        <w:rPr>
          <w:ins w:author="Mariana Klojda" w:date="2026-06-25T09:26:00Z" w16du:dateUtc="2026-06-25T12:26:00Z" w:id="106"/>
        </w:rPr>
      </w:pPr>
      <w:r>
        <w:rPr>
          <w:b/>
          <w:bCs/>
        </w:rPr>
        <w:t>Quais serviços de suporte estão disponíveis para estudantes internacionais?</w:t>
      </w:r>
      <w:r>
        <w:t xml:space="preserve"> A UFF oferece orientação acadêmica, apoio psicossocial, serviços de saúde, cursos de português e eventos de integração. </w:t>
      </w:r>
      <w:del w:author="Mariana Klojda" w:date="2026-06-25T09:26:00Z" w16du:dateUtc="2026-06-25T12:26:00Z" w:id="107">
        <w:r w:rsidDel="00246B03">
          <w:delText>Detalhes podem ser consultados no site oficial.</w:delText>
        </w:r>
      </w:del>
      <w:ins w:author="Mariana Klojda" w:date="2026-06-25T09:25:00Z" w16du:dateUtc="2026-06-25T12:25:00Z" w:id="108">
        <w:r w:rsidR="00246B03">
          <w:t xml:space="preserve">Todas as informações </w:t>
        </w:r>
      </w:ins>
      <w:ins w:author="Mariana Klojda" w:date="2026-06-25T09:26:00Z" w16du:dateUtc="2026-06-25T12:26:00Z" w:id="109">
        <w:r w:rsidR="00246B03">
          <w:t xml:space="preserve">podem ser consultadas </w:t>
        </w:r>
      </w:ins>
      <w:ins w:author="Mariana Klojda" w:date="2026-06-25T09:25:00Z" w16du:dateUtc="2026-06-25T12:25:00Z" w:id="110">
        <w:r w:rsidR="00246B03">
          <w:t>no P</w:t>
        </w:r>
      </w:ins>
      <w:ins w:author="Mariana Klojda" w:date="2026-06-25T09:26:00Z" w16du:dateUtc="2026-06-25T12:26:00Z" w:id="111">
        <w:r w:rsidR="00246B03">
          <w:t xml:space="preserve">ortal Internacional da UFF: </w:t>
        </w:r>
        <w:r w:rsidR="00246B03">
          <w:fldChar w:fldCharType="begin"/>
        </w:r>
        <w:r w:rsidR="00246B03">
          <w:instrText>HYPERLINK "</w:instrText>
        </w:r>
        <w:r w:rsidRPr="00246B03" w:rsidR="00246B03">
          <w:instrText>https://international.uff.br/</w:instrText>
        </w:r>
        <w:r w:rsidR="00246B03">
          <w:instrText>"</w:instrText>
        </w:r>
        <w:r w:rsidR="00246B03">
          <w:fldChar w:fldCharType="separate"/>
        </w:r>
        <w:r w:rsidRPr="008933B4" w:rsidR="00246B03">
          <w:rPr>
            <w:rStyle w:val="Hyperlink"/>
          </w:rPr>
          <w:t>https://international.uff.br/</w:t>
        </w:r>
        <w:r w:rsidR="00246B03">
          <w:fldChar w:fldCharType="end"/>
        </w:r>
      </w:ins>
    </w:p>
    <w:p w:rsidR="00DE118F" w:rsidRDefault="004F5EA2" w14:paraId="00000047" w14:textId="106C33D2">
      <w:pPr>
        <w:numPr>
          <w:ilvl w:val="1"/>
          <w:numId w:val="2"/>
        </w:numPr>
        <w:jc w:val="both"/>
      </w:pPr>
      <w:r>
        <w:br/>
      </w:r>
    </w:p>
    <w:p w:rsidR="00DE118F" w:rsidRDefault="004F5EA2" w14:paraId="00000048" w14:textId="77777777">
      <w:pPr>
        <w:numPr>
          <w:ilvl w:val="0"/>
          <w:numId w:val="2"/>
        </w:numPr>
        <w:jc w:val="both"/>
      </w:pPr>
      <w:r>
        <w:rPr>
          <w:b/>
          <w:bCs/>
        </w:rPr>
        <w:t>Viver em Niterói</w:t>
      </w:r>
      <w:r>
        <w:rPr>
          <w:b/>
          <w:bCs/>
        </w:rPr>
        <w:br/>
      </w:r>
    </w:p>
    <w:p w:rsidR="00DE118F" w:rsidRDefault="004F5EA2" w14:paraId="00000049" w14:textId="77777777">
      <w:pPr>
        <w:numPr>
          <w:ilvl w:val="1"/>
          <w:numId w:val="2"/>
        </w:numPr>
        <w:jc w:val="both"/>
      </w:pPr>
      <w:r>
        <w:rPr>
          <w:b/>
          <w:bCs/>
        </w:rPr>
        <w:t>Como é o custo de vida em Niterói?</w:t>
      </w:r>
      <w:r>
        <w:t xml:space="preserve"> Niterói possui um custo de vida moderado, com opções acessíveis de moradia, alimentação e transporte.</w:t>
      </w:r>
      <w:r>
        <w:br/>
      </w:r>
    </w:p>
    <w:p w:rsidR="00DE118F" w:rsidRDefault="004F5EA2" w14:paraId="0000004A" w14:textId="2297A581">
      <w:pPr>
        <w:numPr>
          <w:ilvl w:val="1"/>
          <w:numId w:val="2"/>
        </w:numPr>
        <w:spacing w:after="240"/>
        <w:jc w:val="both"/>
      </w:pPr>
      <w:r>
        <w:rPr>
          <w:b/>
          <w:bCs/>
        </w:rPr>
        <w:t>Quais são as opções de transporte público na cidade?</w:t>
      </w:r>
      <w:r>
        <w:t xml:space="preserve"> </w:t>
      </w:r>
      <w:ins w:author="Mariana Klojda" w:date="2026-06-17T13:11:00Z" w16du:dateUtc="2026-06-17T16:11:00Z" w:id="112">
        <w:r w:rsidR="007815FA">
          <w:t>A cidade conta com um sistema de transporte público eficiente, incluindo ônibus, um sistema de bicicletas compartilhadas mantido pela Prefeitura (NitBike) e as barcas, que conectam Niterói ao Rio de Janeiro.</w:t>
        </w:r>
      </w:ins>
      <w:del w:author="Mariana Klojda" w:date="2026-06-17T13:11:00Z" w16du:dateUtc="2026-06-17T16:11:00Z" w:id="113">
        <w:r w:rsidDel="007815FA">
          <w:delText>A cidade oferece um sistema de transporte público eficiente, incluindo ônibus e barcas que conectam Niterói ao Rio de Janeiro.</w:delText>
        </w:r>
      </w:del>
    </w:p>
    <w:p w:rsidR="00DE118F" w:rsidRDefault="004F5EA2" w14:paraId="0000004B" w14:textId="77777777">
      <w:pPr>
        <w:jc w:val="both"/>
      </w:pPr>
      <w:r>
        <w:pict w14:anchorId="522AE1C4">
          <v:rect id="Horizontal Line 8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7" filled="f">
            <o:lock v:ext="edit" rotation="t" verticies="t" text="t" aspectratio="t" shapetype="t"/>
            <w10:anchorlock/>
          </v:rect>
        </w:pict>
      </w:r>
    </w:p>
    <w:p w:rsidR="00DE118F" w:rsidRDefault="004F5EA2" w14:paraId="0000004C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6b7hn247xykx" w:colFirst="0" w:colLast="0" w:id="114"/>
      <w:bookmarkEnd w:id="114"/>
      <w:r>
        <w:rPr>
          <w:sz w:val="34"/>
          <w:szCs w:val="34"/>
        </w:rPr>
        <w:t>Contato: Relações Internacionais</w:t>
      </w:r>
    </w:p>
    <w:p w:rsidR="00DE118F" w:rsidRDefault="004F5EA2" w14:paraId="0000004D" w14:textId="77777777">
      <w:pPr>
        <w:numPr>
          <w:ilvl w:val="0"/>
          <w:numId w:val="5"/>
        </w:numPr>
        <w:spacing w:before="240"/>
        <w:jc w:val="both"/>
      </w:pPr>
      <w:r>
        <w:rPr>
          <w:b/>
          <w:bCs/>
        </w:rPr>
        <w:t>Superintendência de Relações Internacionais (SRI)</w:t>
      </w:r>
      <w:r>
        <w:rPr>
          <w:b/>
          <w:bCs/>
        </w:rPr>
        <w:br/>
      </w:r>
    </w:p>
    <w:p w:rsidR="00DE118F" w:rsidRDefault="004F5EA2" w14:paraId="0000004E" w14:textId="77777777">
      <w:pPr>
        <w:numPr>
          <w:ilvl w:val="0"/>
          <w:numId w:val="5"/>
        </w:numPr>
        <w:jc w:val="both"/>
      </w:pPr>
      <w:r>
        <w:rPr>
          <w:b/>
          <w:bCs/>
        </w:rPr>
        <w:t>Canais de Atendimento:</w:t>
      </w:r>
    </w:p>
    <w:p w:rsidR="00DE118F" w:rsidRDefault="004F5EA2" w14:paraId="0000004F" w14:textId="54D7CB49">
      <w:pPr>
        <w:numPr>
          <w:ilvl w:val="1"/>
          <w:numId w:val="5"/>
        </w:numPr>
        <w:jc w:val="both"/>
        <w:rPr>
          <w:ins w:author="Mariana Klojda" w:date="2026-06-25T09:27:00Z" w16du:dateUtc="2026-06-25T12:27:00Z" w:id="115"/>
        </w:rPr>
      </w:pPr>
      <w:r>
        <w:rPr>
          <w:b/>
          <w:bCs/>
        </w:rPr>
        <w:t>E-mail:</w:t>
      </w:r>
      <w:r>
        <w:t xml:space="preserve"> </w:t>
      </w:r>
      <w:ins w:author="Mariana Klojda" w:date="2026-06-25T09:27:00Z" w16du:dateUtc="2026-06-25T12:27:00Z" w:id="116">
        <w:r w:rsidR="00246B03">
          <w:fldChar w:fldCharType="begin"/>
        </w:r>
        <w:r w:rsidR="00246B03">
          <w:instrText>HYPERLINK "mailto:</w:instrText>
        </w:r>
      </w:ins>
      <w:r w:rsidR="00246B03">
        <w:instrText>sri@id.uff.br</w:instrText>
      </w:r>
      <w:ins w:author="Mariana Klojda" w:date="2026-06-25T09:27:00Z" w16du:dateUtc="2026-06-25T12:27:00Z" w:id="117">
        <w:r w:rsidR="00246B03">
          <w:instrText>"</w:instrText>
        </w:r>
        <w:r w:rsidR="00246B03">
          <w:fldChar w:fldCharType="separate"/>
        </w:r>
      </w:ins>
      <w:r w:rsidRPr="008933B4" w:rsidR="00246B03">
        <w:rPr>
          <w:rStyle w:val="Hyperlink"/>
        </w:rPr>
        <w:t>sri@id.uff.br</w:t>
      </w:r>
      <w:ins w:author="Mariana Klojda" w:date="2026-06-25T09:27:00Z" w16du:dateUtc="2026-06-25T12:27:00Z" w:id="118">
        <w:r w:rsidR="00246B03">
          <w:fldChar w:fldCharType="end"/>
        </w:r>
      </w:ins>
    </w:p>
    <w:p w:rsidRPr="003931E2" w:rsidR="00246B03" w:rsidRDefault="00246B03" w14:paraId="65AA2F1A" w14:textId="0A977FAC">
      <w:pPr>
        <w:numPr>
          <w:ilvl w:val="1"/>
          <w:numId w:val="5"/>
        </w:numPr>
        <w:jc w:val="both"/>
        <w:rPr>
          <w:lang w:val="en-US"/>
          <w:rPrChange w:author="Fabricio Paiva Mota" w:date="2026-07-31T09:07:00Z" w16du:dateUtc="2026-07-31T12:07:00Z" w:id="119">
            <w:rPr/>
          </w:rPrChange>
        </w:rPr>
      </w:pPr>
      <w:ins w:author="Mariana Klojda" w:date="2026-06-25T09:27:00Z" w16du:dateUtc="2026-06-25T12:27:00Z" w:id="120">
        <w:r w:rsidRPr="003931E2">
          <w:rPr>
            <w:b/>
            <w:bCs/>
            <w:lang w:val="en-US"/>
            <w:rPrChange w:author="Fabricio Paiva Mota" w:date="2026-07-31T09:07:00Z" w16du:dateUtc="2026-07-31T12:07:00Z" w:id="121">
              <w:rPr>
                <w:b/>
                <w:bCs/>
              </w:rPr>
            </w:rPrChange>
          </w:rPr>
          <w:t>Webpage:</w:t>
        </w:r>
        <w:r w:rsidRPr="003931E2">
          <w:rPr>
            <w:lang w:val="en-US"/>
            <w:rPrChange w:author="Fabricio Paiva Mota" w:date="2026-07-31T09:07:00Z" w16du:dateUtc="2026-07-31T12:07:00Z" w:id="122">
              <w:rPr/>
            </w:rPrChange>
          </w:rPr>
          <w:t xml:space="preserve"> https://international.uff.br/</w:t>
        </w:r>
      </w:ins>
    </w:p>
    <w:p w:rsidR="00DE118F" w:rsidDel="007815FA" w:rsidRDefault="004F5EA2" w14:paraId="00000050" w14:textId="3FF51FAE">
      <w:pPr>
        <w:numPr>
          <w:ilvl w:val="1"/>
          <w:numId w:val="5"/>
        </w:numPr>
        <w:jc w:val="both"/>
        <w:rPr>
          <w:del w:author="Mariana Klojda" w:date="2026-06-17T13:12:00Z" w16du:dateUtc="2026-06-17T16:12:00Z" w:id="123"/>
        </w:rPr>
      </w:pPr>
      <w:del w:author="Mariana Klojda" w:date="2026-06-17T13:12:00Z" w16du:dateUtc="2026-06-17T16:12:00Z" w:id="124">
        <w:r w:rsidDel="007815FA">
          <w:rPr>
            <w:b/>
            <w:bCs/>
          </w:rPr>
          <w:delText>Telefone:</w:delText>
        </w:r>
        <w:r w:rsidDel="007815FA">
          <w:delText xml:space="preserve"> +55 21 2629-2004</w:delText>
        </w:r>
      </w:del>
    </w:p>
    <w:p w:rsidR="00DE118F" w:rsidRDefault="004F5EA2" w14:paraId="00000051" w14:textId="77777777">
      <w:pPr>
        <w:numPr>
          <w:ilvl w:val="1"/>
          <w:numId w:val="5"/>
        </w:numPr>
        <w:jc w:val="both"/>
      </w:pPr>
      <w:r>
        <w:rPr>
          <w:b/>
          <w:bCs/>
        </w:rPr>
        <w:t>Endereço:</w:t>
      </w:r>
      <w:r>
        <w:t xml:space="preserve"> Rua Prof. Marcos Waldemar de Freitas Reis, s/nº, Bloco A Térreo, Campus do Gragoatá, São Domingos, Niterói, RJ, 24210-201</w:t>
      </w:r>
      <w:r>
        <w:br/>
      </w:r>
    </w:p>
    <w:p w:rsidR="00DE118F" w:rsidRDefault="004F5EA2" w14:paraId="00000052" w14:textId="77777777">
      <w:pPr>
        <w:numPr>
          <w:ilvl w:val="0"/>
          <w:numId w:val="5"/>
        </w:numPr>
        <w:jc w:val="both"/>
      </w:pPr>
      <w:r>
        <w:rPr>
          <w:b/>
          <w:bCs/>
        </w:rPr>
        <w:t>Horário de Atendimento:</w:t>
      </w:r>
      <w:r>
        <w:t xml:space="preserve"> Segunda a sexta-feira, das 10h às 18h.</w:t>
      </w:r>
      <w:r>
        <w:br/>
      </w:r>
    </w:p>
    <w:p w:rsidR="00DE118F" w:rsidRDefault="004F5EA2" w14:paraId="00000053" w14:textId="50B0C1F4">
      <w:pPr>
        <w:numPr>
          <w:ilvl w:val="0"/>
          <w:numId w:val="5"/>
        </w:numPr>
        <w:spacing w:after="240"/>
        <w:jc w:val="both"/>
      </w:pPr>
      <w:r>
        <w:rPr>
          <w:b/>
          <w:bCs/>
        </w:rPr>
        <w:t>Como podemos ajudar?</w:t>
      </w:r>
      <w:r>
        <w:t xml:space="preserve"> </w:t>
      </w:r>
      <w:ins w:author="Mariana Klojda" w:date="2026-06-17T13:13:00Z" w16du:dateUtc="2026-06-17T16:13:00Z" w:id="125">
        <w:r w:rsidR="007815FA">
          <w:t>A SRI oferece suporte a estudantes internacionais e à comunidade acadêmica em temas relacionados à internacionalização, incluindo mobilidade acadêmica, cursos de português para estrangeiros, programas de acolhimento e integração intercultural, informações sobre procedimentos migratórios e gestão de acordos e parcerias internacionais.</w:t>
        </w:r>
      </w:ins>
      <w:del w:author="Mariana Klojda" w:date="2026-06-17T13:13:00Z" w16du:dateUtc="2026-06-17T16:13:00Z" w:id="126">
        <w:r w:rsidDel="007815FA">
          <w:delText>A SRI oferece suporte em processos migratórios, de registro de visto e autorização de residência, bolsas, cursos de português para estrangeiros, alojamento e parcerias internacionais, além de coordenar a mobilidade acadêmica e os programas de idiomas da UFF.</w:delText>
        </w:r>
      </w:del>
    </w:p>
    <w:p w:rsidR="00DE118F" w:rsidRDefault="004F5EA2" w14:paraId="00000054" w14:textId="77777777">
      <w:pPr>
        <w:jc w:val="both"/>
      </w:pPr>
      <w:r>
        <w:pict w14:anchorId="64E98CD8">
          <v:rect id="Horizontal Line 9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6" filled="f">
            <o:lock v:ext="edit" rotation="t" verticies="t" text="t" aspectratio="t" shapetype="t"/>
            <w10:anchorlock/>
          </v:rect>
        </w:pict>
      </w:r>
    </w:p>
    <w:p w:rsidR="00DE118F" w:rsidRDefault="004F5EA2" w14:paraId="00000055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e6yfabotzz30" w:colFirst="0" w:colLast="0" w:id="127"/>
      <w:bookmarkEnd w:id="127"/>
      <w:r>
        <w:rPr>
          <w:sz w:val="34"/>
          <w:szCs w:val="34"/>
        </w:rPr>
        <w:t>Homepage</w:t>
      </w:r>
    </w:p>
    <w:p w:rsidR="00DE118F" w:rsidRDefault="004F5EA2" w14:paraId="00000056" w14:textId="77777777">
      <w:pPr>
        <w:spacing w:before="240" w:after="240"/>
        <w:jc w:val="both"/>
      </w:pPr>
      <w:r>
        <w:t>Bem-vindo(a) à Universidade Federal Fluminense (UFF)!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p w:rsidR="00DE118F" w:rsidRDefault="00DE118F" w14:paraId="00000057" w14:textId="6C2CC18C"/>
    <w:sectPr w:rsidR="00DE118F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6CA030C-54BD-F94D-A480-74846D1748C4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DE50063-8348-F141-8602-B7C58774BCED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5FE150A-0D81-4A4F-A835-75FC68CEE176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D42A2D0-A011-E84A-9A9A-A0E96B8D0BB2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21FEA"/>
    <w:multiLevelType w:val="multilevel"/>
    <w:tmpl w:val="3D94A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CE217D"/>
    <w:multiLevelType w:val="multilevel"/>
    <w:tmpl w:val="E60C0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7343EF"/>
    <w:multiLevelType w:val="multilevel"/>
    <w:tmpl w:val="B3D80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7842C7"/>
    <w:multiLevelType w:val="multilevel"/>
    <w:tmpl w:val="29527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E34AA5"/>
    <w:multiLevelType w:val="multilevel"/>
    <w:tmpl w:val="DF149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4A3734"/>
    <w:multiLevelType w:val="multilevel"/>
    <w:tmpl w:val="0B3A2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261B0B"/>
    <w:multiLevelType w:val="multilevel"/>
    <w:tmpl w:val="4C32A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A24C9B"/>
    <w:multiLevelType w:val="multilevel"/>
    <w:tmpl w:val="25C09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8396927">
    <w:abstractNumId w:val="3"/>
  </w:num>
  <w:num w:numId="2" w16cid:durableId="1738434112">
    <w:abstractNumId w:val="2"/>
  </w:num>
  <w:num w:numId="3" w16cid:durableId="591354449">
    <w:abstractNumId w:val="7"/>
  </w:num>
  <w:num w:numId="4" w16cid:durableId="1584416913">
    <w:abstractNumId w:val="5"/>
  </w:num>
  <w:num w:numId="5" w16cid:durableId="1456219881">
    <w:abstractNumId w:val="6"/>
  </w:num>
  <w:num w:numId="6" w16cid:durableId="2115243646">
    <w:abstractNumId w:val="1"/>
  </w:num>
  <w:num w:numId="7" w16cid:durableId="1575964939">
    <w:abstractNumId w:val="4"/>
  </w:num>
  <w:num w:numId="8" w16cid:durableId="17236692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ariana Klojda">
    <w15:presenceInfo w15:providerId="Windows Live" w15:userId="a37bad4b5ad4db90"/>
  </w15:person>
  <w15:person w15:author="Fabricio Paiva Mota">
    <w15:presenceInfo w15:providerId="Windows Live" w15:userId="a1a4938177050081"/>
  </w15:person>
  <w15:person w15:author="Adriana Maciel">
    <w15:presenceInfo w15:providerId="Windows Live" w15:userId="183aad8373be08b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93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18F"/>
    <w:rsid w:val="00233880"/>
    <w:rsid w:val="00246B03"/>
    <w:rsid w:val="002717D8"/>
    <w:rsid w:val="00356651"/>
    <w:rsid w:val="003755F4"/>
    <w:rsid w:val="003931E2"/>
    <w:rsid w:val="00421A6C"/>
    <w:rsid w:val="00442A45"/>
    <w:rsid w:val="004F5EA2"/>
    <w:rsid w:val="005A0A63"/>
    <w:rsid w:val="0078099B"/>
    <w:rsid w:val="007815FA"/>
    <w:rsid w:val="009B561E"/>
    <w:rsid w:val="00A034FC"/>
    <w:rsid w:val="00A97DB0"/>
    <w:rsid w:val="00AC18DA"/>
    <w:rsid w:val="00AC7E7E"/>
    <w:rsid w:val="00AD2A36"/>
    <w:rsid w:val="00BC233B"/>
    <w:rsid w:val="00C44BF9"/>
    <w:rsid w:val="00C518E3"/>
    <w:rsid w:val="00CB59A9"/>
    <w:rsid w:val="00D0654F"/>
    <w:rsid w:val="00D54682"/>
    <w:rsid w:val="00DE118F"/>
    <w:rsid w:val="00FE0030"/>
    <w:rsid w:val="02198CF6"/>
    <w:rsid w:val="15C0E44B"/>
    <w:rsid w:val="1B5C76A5"/>
    <w:rsid w:val="26AB0CE5"/>
    <w:rsid w:val="3076F753"/>
    <w:rsid w:val="32AA7E3A"/>
    <w:rsid w:val="364310AA"/>
    <w:rsid w:val="4B5F0E4D"/>
    <w:rsid w:val="6134719A"/>
    <w:rsid w:val="6BBA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9CCEE1C"/>
  <w15:docId w15:val="{E9F126F5-26D5-2D4D-B7E3-852EE94158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C44BF9"/>
  </w:style>
  <w:style w:type="character" w:styleId="Hyperlink">
    <w:name w:val="Hyperlink"/>
    <w:basedOn w:val="Fontepargpadro"/>
    <w:uiPriority w:val="99"/>
    <w:unhideWhenUsed/>
    <w:rsid w:val="00246B0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6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www.instagram.com/uffoficial" TargetMode="External" Id="rId13" /><Relationship Type="http://schemas.openxmlformats.org/officeDocument/2006/relationships/hyperlink" Target="https://x.com/uff_br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www.uff.br/proaes/alimentacao-transporte-e-moradia/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://www.facebook.com/uffoficial" TargetMode="External" Id="rId12" /><Relationship Type="http://schemas.openxmlformats.org/officeDocument/2006/relationships/hyperlink" Target="http://www.youtube.com/@uniteveuf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youtube.com/@UFFoficial" TargetMode="External" Id="rId16" /><Relationship Type="http://schemas.openxmlformats.org/officeDocument/2006/relationships/hyperlink" Target="https://www.uff.br/cursos-de-pos-graduacao/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www.facebook.com/uffoficial" TargetMode="External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://www.youtube.com/user/uffoficial" TargetMode="External" Id="rId15" /><Relationship Type="http://schemas.microsoft.com/office/2011/relationships/people" Target="people.xml" Id="rId23" /><Relationship Type="http://schemas.openxmlformats.org/officeDocument/2006/relationships/hyperlink" Target="http://www.uff.br/" TargetMode="External" Id="rId10" /><Relationship Type="http://schemas.openxmlformats.org/officeDocument/2006/relationships/hyperlink" Target="https://www.uff.br/cursos-de-graduacao/" TargetMode="External" Id="rId19" /><Relationship Type="http://schemas.openxmlformats.org/officeDocument/2006/relationships/customXml" Target="../customXml/item4.xml" Id="rId4" /><Relationship Type="http://schemas.openxmlformats.org/officeDocument/2006/relationships/hyperlink" Target="http://www.uff.br/" TargetMode="External" Id="rId9" /><Relationship Type="http://schemas.openxmlformats.org/officeDocument/2006/relationships/hyperlink" Target="http://www.instagram.com/uffoficial" TargetMode="External" Id="rId14" /><Relationship Type="http://schemas.openxmlformats.org/officeDocument/2006/relationships/fontTable" Target="fontTable.xml" Id="rId2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epOeL1Q4/cKXdyV6yMw0VdK2Ow==">CgMxLjAyDmguYzg1MTNvM2lxMXdhMg5oLnBuem9icW4zN3VqYjIOaC5rbjZxc3h3cnVhdTIyDmgubjN0cWNiNWU0Nm5zMg5oLnN1MXluNjY4aHVsczIOaC51YXRrYWhldDNzZGgyDmgueTJ6ZjR4eDljbTN3Mg5oLjZiN2huMjQ3eHlreDIOaC5lNnlmYWJvdHp6MzA4AHIhMWRUMkdjODdaaGk0X1puQ3habkpjQXlYaGNjSFRaSkhk</go:docsCustomData>
</go:gDocsCustomXmlDataStorage>
</file>

<file path=customXml/itemProps1.xml><?xml version="1.0" encoding="utf-8"?>
<ds:datastoreItem xmlns:ds="http://schemas.openxmlformats.org/officeDocument/2006/customXml" ds:itemID="{CAA6BC01-A4B2-4AA2-BE6A-432E86EF5469}"/>
</file>

<file path=customXml/itemProps2.xml><?xml version="1.0" encoding="utf-8"?>
<ds:datastoreItem xmlns:ds="http://schemas.openxmlformats.org/officeDocument/2006/customXml" ds:itemID="{61D3E01E-7F37-466C-BACA-61D1AFF549BC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A3B4658B-87AE-4BE9-A1C8-1E0C6C4ED2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Vanessa Santos</lastModifiedBy>
  <revision>13</revision>
  <dcterms:created xsi:type="dcterms:W3CDTF">2026-06-17T14:33:00.0000000Z</dcterms:created>
  <dcterms:modified xsi:type="dcterms:W3CDTF">2026-08-25T23:56:22.6493037Z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